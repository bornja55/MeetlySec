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DF2D6" w14:textId="00BABA03" w:rsidR="0043449C" w:rsidRPr="00AA4150" w:rsidRDefault="00E30268" w:rsidP="00A73DA7">
      <w:pPr>
        <w:spacing w:after="0"/>
        <w:jc w:val="center"/>
        <w:rPr>
          <w:rFonts w:ascii="TH SarabunPSK" w:hAnsi="TH SarabunPSK" w:cs="TH SarabunPSK"/>
          <w:bCs/>
          <w:sz w:val="30"/>
          <w:szCs w:val="30"/>
        </w:rPr>
      </w:pPr>
      <w:ins w:id="0" w:author="Nattapond Kongkreatpreeda" w:date="2026-07-18T12:35:00Z" w16du:dateUtc="2026-07-18T05:35:00Z">
        <w:r>
          <w:rPr>
            <w:rFonts w:ascii="TH SarabunPSK" w:hAnsi="TH SarabunPSK" w:cs="TH SarabunPSK" w:hint="cs"/>
            <w:bCs/>
            <w:sz w:val="30"/>
            <w:szCs w:val="30"/>
            <w:cs/>
          </w:rPr>
          <w:t xml:space="preserve"> </w:t>
        </w:r>
      </w:ins>
    </w:p>
    <w:p w14:paraId="43398C7F" w14:textId="272F946D" w:rsidR="00E16132" w:rsidRPr="00AA4150" w:rsidRDefault="00E16132" w:rsidP="00A73DA7">
      <w:pPr>
        <w:spacing w:after="0"/>
        <w:jc w:val="center"/>
        <w:rPr>
          <w:rFonts w:ascii="TH SarabunPSK" w:hAnsi="TH SarabunPSK" w:cs="TH SarabunPSK"/>
          <w:bCs/>
          <w:sz w:val="30"/>
          <w:szCs w:val="30"/>
          <w:cs/>
        </w:rPr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บริษัท ออริจิ้น โกลบอล เอมไพร์ จำกัด (มหาชน)</w:t>
      </w:r>
    </w:p>
    <w:p w14:paraId="51159F7C" w14:textId="7953E912" w:rsidR="00E16132" w:rsidRPr="00AA4150" w:rsidRDefault="00F044C5" w:rsidP="00A73DA7">
      <w:pPr>
        <w:spacing w:after="0"/>
        <w:jc w:val="center"/>
        <w:rPr>
          <w:rFonts w:ascii="TH SarabunPSK" w:hAnsi="TH SarabunPSK" w:cs="TH SarabunPSK"/>
          <w:bCs/>
          <w:sz w:val="30"/>
          <w:szCs w:val="30"/>
          <w:cs/>
        </w:rPr>
      </w:pPr>
      <w:r w:rsidRPr="00AA4150">
        <w:rPr>
          <w:rFonts w:ascii="TH SarabunPSK" w:hAnsi="TH SarabunPSK" w:cs="TH SarabunPSK"/>
          <w:b/>
          <w:sz w:val="30"/>
          <w:szCs w:val="30"/>
        </w:rPr>
        <w:t>1745</w:t>
      </w:r>
      <w:r w:rsidR="00151587" w:rsidRPr="00AA4150">
        <w:rPr>
          <w:rFonts w:ascii="TH SarabunPSK" w:hAnsi="TH SarabunPSK" w:cs="TH SarabunPSK"/>
          <w:bCs/>
          <w:sz w:val="30"/>
          <w:szCs w:val="30"/>
        </w:rPr>
        <w:t xml:space="preserve"> </w:t>
      </w:r>
      <w:r w:rsidR="00151587" w:rsidRPr="00AA4150">
        <w:rPr>
          <w:rFonts w:ascii="TH SarabunPSK" w:hAnsi="TH SarabunPSK" w:cs="TH SarabunPSK"/>
          <w:bCs/>
          <w:sz w:val="30"/>
          <w:szCs w:val="30"/>
          <w:cs/>
        </w:rPr>
        <w:t xml:space="preserve">ซอยลาดพร้าว </w:t>
      </w:r>
      <w:r w:rsidR="00F1702E" w:rsidRPr="00AA4150">
        <w:rPr>
          <w:rFonts w:ascii="TH SarabunPSK" w:hAnsi="TH SarabunPSK" w:cs="TH SarabunPSK"/>
          <w:b/>
          <w:sz w:val="30"/>
          <w:szCs w:val="30"/>
        </w:rPr>
        <w:t>9</w:t>
      </w:r>
      <w:r w:rsidRPr="00AA4150">
        <w:rPr>
          <w:rFonts w:ascii="TH SarabunPSK" w:hAnsi="TH SarabunPSK" w:cs="TH SarabunPSK"/>
          <w:b/>
          <w:sz w:val="30"/>
          <w:szCs w:val="30"/>
        </w:rPr>
        <w:t>4</w:t>
      </w:r>
      <w:r w:rsidR="00151587" w:rsidRPr="00AA4150">
        <w:rPr>
          <w:rFonts w:ascii="TH SarabunPSK" w:hAnsi="TH SarabunPSK" w:cs="TH SarabunPSK"/>
          <w:bCs/>
          <w:sz w:val="30"/>
          <w:szCs w:val="30"/>
        </w:rPr>
        <w:t xml:space="preserve"> </w:t>
      </w:r>
      <w:r w:rsidR="00151587" w:rsidRPr="00AA4150">
        <w:rPr>
          <w:rFonts w:ascii="TH SarabunPSK" w:hAnsi="TH SarabunPSK" w:cs="TH SarabunPSK"/>
          <w:bCs/>
          <w:sz w:val="30"/>
          <w:szCs w:val="30"/>
          <w:cs/>
        </w:rPr>
        <w:t xml:space="preserve">(ปัญจมิตร) แขวงพลับพลา เขตวังทองหลาง </w:t>
      </w:r>
      <w:r w:rsidR="00E16132" w:rsidRPr="00AA4150">
        <w:rPr>
          <w:rFonts w:ascii="TH SarabunPSK" w:hAnsi="TH SarabunPSK" w:cs="TH SarabunPSK"/>
          <w:bCs/>
          <w:sz w:val="30"/>
          <w:szCs w:val="30"/>
          <w:cs/>
        </w:rPr>
        <w:t>กรุงเทพมหานคร</w:t>
      </w:r>
    </w:p>
    <w:p w14:paraId="5E3976B1" w14:textId="5D8B578A" w:rsidR="00E16132" w:rsidRPr="00AA4150" w:rsidRDefault="00E16132" w:rsidP="00A73DA7">
      <w:pPr>
        <w:spacing w:after="0"/>
        <w:jc w:val="center"/>
        <w:rPr>
          <w:rFonts w:ascii="TH SarabunPSK" w:hAnsi="TH SarabunPSK" w:cs="TH SarabunPSK"/>
          <w:sz w:val="30"/>
          <w:szCs w:val="30"/>
          <w:cs/>
        </w:rPr>
      </w:pPr>
      <w:r w:rsidRPr="00AA4150">
        <w:rPr>
          <w:rFonts w:ascii="TH SarabunPSK" w:hAnsi="TH SarabunPSK" w:cs="TH SarabunPSK"/>
          <w:sz w:val="30"/>
          <w:szCs w:val="30"/>
        </w:rPr>
        <w:t>_______________________</w:t>
      </w:r>
    </w:p>
    <w:p w14:paraId="59750144" w14:textId="2DE32572" w:rsidR="00E16132" w:rsidRPr="00AA4150" w:rsidRDefault="00E16132">
      <w:pPr>
        <w:spacing w:after="0"/>
        <w:jc w:val="center"/>
        <w:rPr>
          <w:rFonts w:ascii="TH SarabunPSK" w:hAnsi="TH SarabunPSK" w:cs="TH SarabunPSK"/>
          <w:bCs/>
          <w:sz w:val="30"/>
          <w:szCs w:val="30"/>
          <w:cs/>
        </w:rPr>
        <w:pPrChange w:id="1" w:author="Kitti Ong-ajchaowlerd" w:date="2026-07-09T15:11:00Z" w16du:dateUtc="2026-07-09T08:11:00Z">
          <w:pPr>
            <w:jc w:val="center"/>
          </w:pPr>
        </w:pPrChange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รายงานการประชุมคณะกรรมการบริษัท ครั้งที่ 1</w:t>
      </w:r>
      <w:r w:rsidR="00FB1F7D">
        <w:rPr>
          <w:rFonts w:ascii="TH SarabunPSK" w:hAnsi="TH SarabunPSK" w:cs="TH SarabunPSK" w:hint="cs"/>
          <w:bCs/>
          <w:sz w:val="30"/>
          <w:szCs w:val="30"/>
          <w:cs/>
        </w:rPr>
        <w:t>5</w:t>
      </w:r>
      <w:r w:rsidRPr="00AA4150">
        <w:rPr>
          <w:rFonts w:ascii="TH SarabunPSK" w:hAnsi="TH SarabunPSK" w:cs="TH SarabunPSK"/>
          <w:bCs/>
          <w:sz w:val="30"/>
          <w:szCs w:val="30"/>
          <w:cs/>
        </w:rPr>
        <w:t>/2569</w:t>
      </w:r>
    </w:p>
    <w:p w14:paraId="3E57517C" w14:textId="36DDCF4D" w:rsidR="00E16132" w:rsidRPr="00AA4150" w:rsidRDefault="00E16132">
      <w:pPr>
        <w:spacing w:after="0"/>
        <w:rPr>
          <w:rFonts w:ascii="TH SarabunPSK" w:hAnsi="TH SarabunPSK" w:cs="TH SarabunPSK"/>
          <w:b/>
          <w:sz w:val="30"/>
          <w:szCs w:val="30"/>
          <w:u w:val="single"/>
          <w:cs/>
        </w:rPr>
        <w:pPrChange w:id="2" w:author="Kitti Ong-ajchaowlerd" w:date="2026-07-09T15:11:00Z" w16du:dateUtc="2026-07-09T08:11:00Z">
          <w:pPr/>
        </w:pPrChange>
      </w:pPr>
      <w:r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เวลาและสถานที่</w:t>
      </w:r>
    </w:p>
    <w:p w14:paraId="54844B79" w14:textId="6F037315" w:rsidR="00E16132" w:rsidRPr="00AA4150" w:rsidRDefault="00E16132">
      <w:pPr>
        <w:spacing w:after="0"/>
        <w:rPr>
          <w:rFonts w:ascii="TH SarabunPSK" w:hAnsi="TH SarabunPSK" w:cs="TH SarabunPSK"/>
          <w:bCs/>
          <w:sz w:val="30"/>
          <w:szCs w:val="30"/>
          <w:cs/>
        </w:rPr>
        <w:pPrChange w:id="3" w:author="Kitti Ong-ajchaowlerd" w:date="2026-07-09T15:11:00Z" w16du:dateUtc="2026-07-09T08:11:00Z">
          <w:pPr/>
        </w:pPrChange>
      </w:pP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ประชุมเมื่อวันที่ </w:t>
      </w:r>
      <w:r w:rsidR="009246DF" w:rsidRPr="00AA4150">
        <w:rPr>
          <w:rFonts w:ascii="TH SarabunPSK" w:hAnsi="TH SarabunPSK" w:cs="TH SarabunPSK"/>
          <w:bCs/>
          <w:sz w:val="30"/>
          <w:szCs w:val="30"/>
        </w:rPr>
        <w:t>2</w:t>
      </w:r>
      <w:r w:rsidR="00FB1F7D" w:rsidRPr="00FB1F7D">
        <w:rPr>
          <w:rFonts w:ascii="TH SarabunPSK" w:hAnsi="TH SarabunPSK" w:cs="TH SarabunPSK" w:hint="cs"/>
          <w:b/>
          <w:sz w:val="30"/>
          <w:szCs w:val="30"/>
          <w:cs/>
        </w:rPr>
        <w:t>9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="00FE41E3" w:rsidRPr="00AA4150">
        <w:rPr>
          <w:rFonts w:ascii="TH SarabunPSK" w:hAnsi="TH SarabunPSK" w:cs="TH SarabunPSK"/>
          <w:b/>
          <w:sz w:val="30"/>
          <w:szCs w:val="30"/>
          <w:cs/>
        </w:rPr>
        <w:t xml:space="preserve">มิถุนายน 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2569 เวลา </w:t>
      </w:r>
      <w:r w:rsidR="0043096E" w:rsidRPr="00F23A29">
        <w:rPr>
          <w:rFonts w:ascii="TH SarabunPSK" w:hAnsi="TH SarabunPSK" w:cs="TH SarabunPSK"/>
          <w:bCs/>
          <w:sz w:val="30"/>
          <w:szCs w:val="30"/>
        </w:rPr>
        <w:t>10</w:t>
      </w:r>
      <w:r w:rsidR="00F84228" w:rsidRPr="00E113A9">
        <w:rPr>
          <w:rFonts w:ascii="TH SarabunPSK" w:hAnsi="TH SarabunPSK" w:cs="TH SarabunPSK" w:hint="cs"/>
          <w:b/>
          <w:sz w:val="30"/>
          <w:szCs w:val="30"/>
          <w:cs/>
        </w:rPr>
        <w:t>.00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 น. ณ ห้องประชุม บริษัท ออริจิ้น โกลบอล เอมไพร์ จำกัด (มหาชน) (“</w:t>
      </w:r>
      <w:r w:rsidRPr="00C616B9">
        <w:rPr>
          <w:rFonts w:ascii="TH SarabunPSK" w:hAnsi="TH SarabunPSK" w:cs="TH SarabunPSK"/>
          <w:bCs/>
          <w:sz w:val="30"/>
          <w:szCs w:val="30"/>
          <w:cs/>
        </w:rPr>
        <w:t>บริษัทฯ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”) เลขที่ </w:t>
      </w:r>
      <w:r w:rsidR="00FE41E3" w:rsidRPr="00AA4150">
        <w:rPr>
          <w:rFonts w:ascii="TH SarabunPSK" w:hAnsi="TH SarabunPSK" w:cs="TH SarabunPSK"/>
          <w:bCs/>
          <w:sz w:val="30"/>
          <w:szCs w:val="30"/>
        </w:rPr>
        <w:t>1745</w:t>
      </w:r>
      <w:r w:rsidR="00FE41E3" w:rsidRPr="00AA4150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FE41E3" w:rsidRPr="00AA4150">
        <w:rPr>
          <w:rFonts w:ascii="TH SarabunPSK" w:hAnsi="TH SarabunPSK" w:cs="TH SarabunPSK"/>
          <w:b/>
          <w:sz w:val="30"/>
          <w:szCs w:val="30"/>
          <w:cs/>
        </w:rPr>
        <w:t xml:space="preserve">ซอยลาดพร้าว </w:t>
      </w:r>
      <w:r w:rsidR="00FE41E3" w:rsidRPr="00AA4150">
        <w:rPr>
          <w:rFonts w:ascii="TH SarabunPSK" w:hAnsi="TH SarabunPSK" w:cs="TH SarabunPSK"/>
          <w:bCs/>
          <w:sz w:val="30"/>
          <w:szCs w:val="30"/>
        </w:rPr>
        <w:t>94</w:t>
      </w:r>
      <w:r w:rsidR="00FE41E3" w:rsidRPr="00AA4150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FE41E3" w:rsidRPr="00AA4150">
        <w:rPr>
          <w:rFonts w:ascii="TH SarabunPSK" w:hAnsi="TH SarabunPSK" w:cs="TH SarabunPSK"/>
          <w:b/>
          <w:sz w:val="30"/>
          <w:szCs w:val="30"/>
          <w:cs/>
        </w:rPr>
        <w:t>(ปัญจมิตร) แขวงพลับพลา เขตวังทองหลาง กรุงเทพมหานคร</w:t>
      </w:r>
    </w:p>
    <w:p w14:paraId="37EBF899" w14:textId="21513219" w:rsidR="00900569" w:rsidRPr="00AA4150" w:rsidRDefault="00900569">
      <w:pPr>
        <w:spacing w:after="0"/>
        <w:rPr>
          <w:rFonts w:ascii="TH SarabunPSK" w:hAnsi="TH SarabunPSK" w:cs="TH SarabunPSK"/>
          <w:b/>
          <w:sz w:val="30"/>
          <w:szCs w:val="30"/>
          <w:u w:val="single"/>
          <w:cs/>
        </w:rPr>
        <w:pPrChange w:id="4" w:author="Kitti Ong-ajchaowlerd" w:date="2026-07-09T15:11:00Z" w16du:dateUtc="2026-07-09T08:11:00Z">
          <w:pPr/>
        </w:pPrChange>
      </w:pPr>
      <w:r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กรรมการที่เข้าร่วมการประชุม (ณ ห้องประชุมของบริษัท</w:t>
      </w:r>
      <w:r w:rsidR="00615534"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ฯ</w:t>
      </w:r>
      <w:r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)</w:t>
      </w:r>
    </w:p>
    <w:p w14:paraId="42CC7978" w14:textId="395CCF9B" w:rsidR="00900569" w:rsidRPr="00AA4150" w:rsidRDefault="00900569">
      <w:pPr>
        <w:pStyle w:val="ListParagraph"/>
        <w:tabs>
          <w:tab w:val="left" w:pos="1134"/>
          <w:tab w:val="left" w:pos="2694"/>
          <w:tab w:val="left" w:pos="3969"/>
        </w:tabs>
        <w:spacing w:after="0"/>
        <w:rPr>
          <w:rFonts w:ascii="TH SarabunPSK" w:hAnsi="TH SarabunPSK" w:cs="TH SarabunPSK"/>
          <w:sz w:val="30"/>
          <w:szCs w:val="30"/>
          <w:cs/>
        </w:rPr>
        <w:pPrChange w:id="5" w:author="Kitti Ong-ajchaowlerd" w:date="2026-07-09T15:11:00Z" w16du:dateUtc="2026-07-09T08:11:00Z">
          <w:pPr>
            <w:pStyle w:val="ListParagraph"/>
            <w:tabs>
              <w:tab w:val="left" w:pos="1134"/>
              <w:tab w:val="left" w:pos="2694"/>
              <w:tab w:val="left" w:pos="3969"/>
            </w:tabs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1.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นายเบญจพล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นาคประเสริฐ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ประธานกรรมการบริษัท / กรรมการอิสระ / กรรมการตรวจสอบ</w:t>
      </w:r>
    </w:p>
    <w:p w14:paraId="4DEEFB7B" w14:textId="643285C2" w:rsidR="00900569" w:rsidRPr="00AA4150" w:rsidRDefault="00900569">
      <w:pPr>
        <w:pStyle w:val="ListParagraph"/>
        <w:tabs>
          <w:tab w:val="left" w:pos="1134"/>
          <w:tab w:val="left" w:pos="2694"/>
          <w:tab w:val="left" w:pos="3969"/>
        </w:tabs>
        <w:spacing w:after="0"/>
        <w:rPr>
          <w:rFonts w:ascii="TH SarabunPSK" w:hAnsi="TH SarabunPSK" w:cs="TH SarabunPSK"/>
          <w:sz w:val="30"/>
          <w:szCs w:val="30"/>
          <w:cs/>
        </w:rPr>
        <w:pPrChange w:id="6" w:author="Kitti Ong-ajchaowlerd" w:date="2026-07-09T15:11:00Z" w16du:dateUtc="2026-07-09T08:11:00Z">
          <w:pPr>
            <w:pStyle w:val="ListParagraph"/>
            <w:tabs>
              <w:tab w:val="left" w:pos="1134"/>
              <w:tab w:val="left" w:pos="2694"/>
              <w:tab w:val="left" w:pos="3969"/>
            </w:tabs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2.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พลเอกจิรวิทย์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เดชจรัสศรี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กรรมการอิสระ / ประธานกรรมการตรวจสอบ</w:t>
      </w:r>
    </w:p>
    <w:p w14:paraId="66EEEA4F" w14:textId="769FC7BE" w:rsidR="00900569" w:rsidRPr="00AA4150" w:rsidRDefault="00900569">
      <w:pPr>
        <w:pStyle w:val="ListParagraph"/>
        <w:tabs>
          <w:tab w:val="left" w:pos="1134"/>
          <w:tab w:val="left" w:pos="2694"/>
          <w:tab w:val="left" w:pos="3969"/>
        </w:tabs>
        <w:spacing w:after="0"/>
        <w:rPr>
          <w:rFonts w:ascii="TH SarabunPSK" w:hAnsi="TH SarabunPSK" w:cs="TH SarabunPSK"/>
          <w:sz w:val="30"/>
          <w:szCs w:val="30"/>
        </w:rPr>
        <w:pPrChange w:id="7" w:author="Kitti Ong-ajchaowlerd" w:date="2026-07-09T15:11:00Z" w16du:dateUtc="2026-07-09T08:11:00Z">
          <w:pPr>
            <w:pStyle w:val="ListParagraph"/>
            <w:tabs>
              <w:tab w:val="left" w:pos="1134"/>
              <w:tab w:val="left" w:pos="2694"/>
              <w:tab w:val="left" w:pos="3969"/>
            </w:tabs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3.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 xml:space="preserve">นายชวลิต 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พรหมมาตร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กรรมการอิสระ / กรรมการตรวจสอบ</w:t>
      </w:r>
    </w:p>
    <w:p w14:paraId="460F9552" w14:textId="26353B72" w:rsidR="00D40DB3" w:rsidRPr="00AA4150" w:rsidRDefault="00D40DB3">
      <w:pPr>
        <w:pStyle w:val="ListParagraph"/>
        <w:tabs>
          <w:tab w:val="left" w:pos="1134"/>
          <w:tab w:val="left" w:pos="2694"/>
          <w:tab w:val="left" w:pos="3969"/>
        </w:tabs>
        <w:spacing w:after="0"/>
        <w:rPr>
          <w:rFonts w:ascii="TH SarabunPSK" w:hAnsi="TH SarabunPSK" w:cs="TH SarabunPSK"/>
          <w:sz w:val="30"/>
          <w:szCs w:val="30"/>
          <w:cs/>
        </w:rPr>
        <w:pPrChange w:id="8" w:author="Kitti Ong-ajchaowlerd" w:date="2026-07-09T15:11:00Z" w16du:dateUtc="2026-07-09T08:11:00Z">
          <w:pPr>
            <w:pStyle w:val="ListParagraph"/>
            <w:tabs>
              <w:tab w:val="left" w:pos="1134"/>
              <w:tab w:val="left" w:pos="2694"/>
              <w:tab w:val="left" w:pos="3969"/>
            </w:tabs>
          </w:pPr>
        </w:pPrChange>
      </w:pPr>
      <w:r w:rsidRPr="00AA4150">
        <w:rPr>
          <w:rFonts w:ascii="TH SarabunPSK" w:hAnsi="TH SarabunPSK" w:cs="TH SarabunPSK"/>
          <w:sz w:val="30"/>
          <w:szCs w:val="30"/>
        </w:rPr>
        <w:t>4</w:t>
      </w:r>
      <w:r w:rsidRPr="00AA4150">
        <w:rPr>
          <w:rFonts w:ascii="TH SarabunPSK" w:hAnsi="TH SarabunPSK" w:cs="TH SarabunPSK"/>
          <w:sz w:val="30"/>
          <w:szCs w:val="30"/>
          <w:cs/>
        </w:rPr>
        <w:t>.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 xml:space="preserve">นายกฤษฎา 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พฤติภัทร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กรรมการบริษัท</w:t>
      </w:r>
      <w:r w:rsidRPr="00AA4150">
        <w:rPr>
          <w:rFonts w:ascii="TH SarabunPSK" w:hAnsi="TH SarabunPSK" w:cs="TH SarabunPSK"/>
          <w:sz w:val="30"/>
          <w:szCs w:val="30"/>
        </w:rPr>
        <w:t xml:space="preserve"> </w:t>
      </w:r>
    </w:p>
    <w:p w14:paraId="170F6E85" w14:textId="43AD2F2E" w:rsidR="00D40DB3" w:rsidRPr="00AA4150" w:rsidRDefault="00D40DB3">
      <w:pPr>
        <w:pStyle w:val="ListParagraph"/>
        <w:tabs>
          <w:tab w:val="left" w:pos="1134"/>
          <w:tab w:val="left" w:pos="2694"/>
          <w:tab w:val="left" w:pos="3969"/>
        </w:tabs>
        <w:spacing w:after="0"/>
        <w:rPr>
          <w:rFonts w:ascii="TH SarabunPSK" w:hAnsi="TH SarabunPSK" w:cs="TH SarabunPSK"/>
          <w:sz w:val="30"/>
          <w:szCs w:val="30"/>
        </w:rPr>
        <w:pPrChange w:id="9" w:author="Kitti Ong-ajchaowlerd" w:date="2026-07-09T15:11:00Z" w16du:dateUtc="2026-07-09T08:11:00Z">
          <w:pPr>
            <w:pStyle w:val="ListParagraph"/>
            <w:tabs>
              <w:tab w:val="left" w:pos="1134"/>
              <w:tab w:val="left" w:pos="2694"/>
              <w:tab w:val="left" w:pos="3969"/>
            </w:tabs>
          </w:pPr>
        </w:pPrChange>
      </w:pPr>
      <w:r w:rsidRPr="00AA4150">
        <w:rPr>
          <w:rFonts w:ascii="TH SarabunPSK" w:hAnsi="TH SarabunPSK" w:cs="TH SarabunPSK"/>
          <w:sz w:val="30"/>
          <w:szCs w:val="30"/>
        </w:rPr>
        <w:t>5</w:t>
      </w:r>
      <w:r w:rsidRPr="00AA4150">
        <w:rPr>
          <w:rFonts w:ascii="TH SarabunPSK" w:hAnsi="TH SarabunPSK" w:cs="TH SarabunPSK"/>
          <w:sz w:val="30"/>
          <w:szCs w:val="30"/>
          <w:cs/>
        </w:rPr>
        <w:t>.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นายธนวัฒน์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ตั้งวัฒนพูลผล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กรรมการบริษัท</w:t>
      </w:r>
    </w:p>
    <w:p w14:paraId="308C78A6" w14:textId="63363A49" w:rsidR="00900569" w:rsidRPr="00AA4150" w:rsidRDefault="00D40DB3">
      <w:pPr>
        <w:pStyle w:val="ListParagraph"/>
        <w:tabs>
          <w:tab w:val="left" w:pos="1134"/>
          <w:tab w:val="left" w:pos="2694"/>
          <w:tab w:val="left" w:pos="3969"/>
        </w:tabs>
        <w:spacing w:after="0"/>
        <w:rPr>
          <w:rFonts w:ascii="TH SarabunPSK" w:hAnsi="TH SarabunPSK" w:cs="TH SarabunPSK"/>
          <w:sz w:val="30"/>
          <w:szCs w:val="30"/>
          <w:cs/>
        </w:rPr>
        <w:pPrChange w:id="10" w:author="Kitti Ong-ajchaowlerd" w:date="2026-07-09T15:11:00Z" w16du:dateUtc="2026-07-09T08:11:00Z">
          <w:pPr>
            <w:pStyle w:val="ListParagraph"/>
            <w:tabs>
              <w:tab w:val="left" w:pos="1134"/>
              <w:tab w:val="left" w:pos="2694"/>
              <w:tab w:val="left" w:pos="3969"/>
            </w:tabs>
          </w:pPr>
        </w:pPrChange>
      </w:pPr>
      <w:r w:rsidRPr="00AA4150">
        <w:rPr>
          <w:rFonts w:ascii="TH SarabunPSK" w:hAnsi="TH SarabunPSK" w:cs="TH SarabunPSK"/>
          <w:sz w:val="30"/>
          <w:szCs w:val="30"/>
        </w:rPr>
        <w:t>6</w:t>
      </w:r>
      <w:r w:rsidR="00900569" w:rsidRPr="00AA4150">
        <w:rPr>
          <w:rFonts w:ascii="TH SarabunPSK" w:hAnsi="TH SarabunPSK" w:cs="TH SarabunPSK"/>
          <w:sz w:val="30"/>
          <w:szCs w:val="30"/>
          <w:cs/>
        </w:rPr>
        <w:t>.</w:t>
      </w:r>
      <w:r w:rsidR="00900569" w:rsidRPr="00AA4150">
        <w:rPr>
          <w:rFonts w:ascii="TH SarabunPSK" w:hAnsi="TH SarabunPSK" w:cs="TH SarabunPSK"/>
          <w:sz w:val="30"/>
          <w:szCs w:val="30"/>
          <w:cs/>
        </w:rPr>
        <w:tab/>
        <w:t>นางสาววัชราภรณ์</w:t>
      </w:r>
      <w:r w:rsidR="00900569" w:rsidRPr="00AA4150">
        <w:rPr>
          <w:rFonts w:ascii="TH SarabunPSK" w:hAnsi="TH SarabunPSK" w:cs="TH SarabunPSK"/>
          <w:sz w:val="30"/>
          <w:szCs w:val="30"/>
          <w:cs/>
        </w:rPr>
        <w:tab/>
        <w:t>สุวินย์ชัย</w:t>
      </w:r>
      <w:r w:rsidR="00900569" w:rsidRPr="00AA4150">
        <w:rPr>
          <w:rFonts w:ascii="TH SarabunPSK" w:hAnsi="TH SarabunPSK" w:cs="TH SarabunPSK"/>
          <w:sz w:val="30"/>
          <w:szCs w:val="30"/>
          <w:cs/>
        </w:rPr>
        <w:tab/>
        <w:t>ประธานเจ้าหน้าที่บริหาร / กรรมการบริษัท</w:t>
      </w:r>
    </w:p>
    <w:p w14:paraId="01F2AEFB" w14:textId="562F7EF1" w:rsidR="00900569" w:rsidRPr="00AA4150" w:rsidRDefault="00900569">
      <w:pPr>
        <w:spacing w:after="0"/>
        <w:rPr>
          <w:rFonts w:ascii="TH SarabunPSK" w:hAnsi="TH SarabunPSK" w:cs="TH SarabunPSK"/>
          <w:b/>
          <w:sz w:val="30"/>
          <w:szCs w:val="30"/>
          <w:u w:val="single"/>
        </w:rPr>
        <w:pPrChange w:id="11" w:author="Kitti Ong-ajchaowlerd" w:date="2026-07-09T15:11:00Z" w16du:dateUtc="2026-07-09T08:11:00Z">
          <w:pPr/>
        </w:pPrChange>
      </w:pPr>
      <w:r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กรรมการที่เข้าร่วมการประชุม (ผ่านสื่ออิเล็กทรอนิกส์)</w:t>
      </w:r>
    </w:p>
    <w:p w14:paraId="5B683686" w14:textId="77777777" w:rsidR="003540CF" w:rsidRPr="00AA4150" w:rsidRDefault="003540CF">
      <w:pPr>
        <w:spacing w:after="0" w:line="240" w:lineRule="auto"/>
        <w:ind w:left="720" w:right="28" w:hanging="11"/>
        <w:jc w:val="thaiDistribute"/>
        <w:rPr>
          <w:rFonts w:ascii="TH SarabunPSK" w:eastAsia="Times New Roman" w:hAnsi="TH SarabunPSK" w:cs="TH SarabunPSK"/>
          <w:sz w:val="30"/>
          <w:szCs w:val="30"/>
          <w:cs/>
        </w:rPr>
        <w:pPrChange w:id="12" w:author="Kitti Ong-ajchaowlerd" w:date="2026-07-09T15:11:00Z" w16du:dateUtc="2026-07-09T08:11:00Z">
          <w:pPr>
            <w:spacing w:before="120" w:after="120" w:line="240" w:lineRule="auto"/>
            <w:ind w:left="720" w:right="28" w:hanging="11"/>
            <w:jc w:val="thaiDistribute"/>
          </w:pPr>
        </w:pPrChange>
      </w:pPr>
      <w:r w:rsidRPr="00AA4150">
        <w:rPr>
          <w:rFonts w:ascii="TH SarabunPSK" w:eastAsia="Times New Roman" w:hAnsi="TH SarabunPSK" w:cs="TH SarabunPSK"/>
          <w:sz w:val="30"/>
          <w:szCs w:val="30"/>
          <w:cs/>
        </w:rPr>
        <w:t>-ไม่มี-</w:t>
      </w:r>
    </w:p>
    <w:p w14:paraId="3FC6481C" w14:textId="34C92F37" w:rsidR="00900569" w:rsidRPr="00AA4150" w:rsidRDefault="00900569">
      <w:pPr>
        <w:spacing w:after="0"/>
        <w:rPr>
          <w:rFonts w:ascii="TH SarabunPSK" w:hAnsi="TH SarabunPSK" w:cs="TH SarabunPSK"/>
          <w:b/>
          <w:sz w:val="30"/>
          <w:szCs w:val="30"/>
          <w:u w:val="single"/>
          <w:cs/>
        </w:rPr>
        <w:pPrChange w:id="13" w:author="Kitti Ong-ajchaowlerd" w:date="2026-07-09T15:11:00Z" w16du:dateUtc="2026-07-09T08:11:00Z">
          <w:pPr/>
        </w:pPrChange>
      </w:pPr>
      <w:r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กรรมการที่ลาประชุม</w:t>
      </w:r>
    </w:p>
    <w:p w14:paraId="7119A2C9" w14:textId="0552FC15" w:rsidR="00823CED" w:rsidRPr="00F23A29" w:rsidRDefault="00823CED">
      <w:pPr>
        <w:pStyle w:val="ListParagraph"/>
        <w:numPr>
          <w:ilvl w:val="0"/>
          <w:numId w:val="14"/>
        </w:numPr>
        <w:spacing w:after="0"/>
        <w:ind w:hanging="431"/>
        <w:rPr>
          <w:rFonts w:ascii="TH SarabunPSK" w:hAnsi="TH SarabunPSK" w:cs="TH SarabunPSK"/>
          <w:sz w:val="30"/>
          <w:szCs w:val="30"/>
        </w:rPr>
        <w:pPrChange w:id="14" w:author="Kitti Ong-ajchaowlerd" w:date="2026-07-09T15:11:00Z" w16du:dateUtc="2026-07-09T08:11:00Z">
          <w:pPr>
            <w:pStyle w:val="ListParagraph"/>
            <w:numPr>
              <w:numId w:val="14"/>
            </w:numPr>
            <w:ind w:left="1140" w:hanging="431"/>
          </w:pPr>
        </w:pPrChange>
      </w:pPr>
      <w:r w:rsidRPr="00F23A29">
        <w:rPr>
          <w:rFonts w:ascii="TH SarabunPSK" w:hAnsi="TH SarabunPSK" w:cs="TH SarabunPSK"/>
          <w:sz w:val="30"/>
          <w:szCs w:val="30"/>
          <w:cs/>
        </w:rPr>
        <w:t xml:space="preserve">นายวัชรินทร์ </w:t>
      </w:r>
      <w:r w:rsidRPr="00F23A29">
        <w:rPr>
          <w:rFonts w:ascii="TH SarabunPSK" w:hAnsi="TH SarabunPSK" w:cs="TH SarabunPSK"/>
          <w:sz w:val="30"/>
          <w:szCs w:val="30"/>
          <w:cs/>
        </w:rPr>
        <w:tab/>
        <w:t>พงศ์เกื้อ</w:t>
      </w:r>
      <w:r w:rsidRPr="00F23A29">
        <w:rPr>
          <w:rFonts w:ascii="TH SarabunPSK" w:hAnsi="TH SarabunPSK" w:cs="TH SarabunPSK"/>
          <w:sz w:val="30"/>
          <w:szCs w:val="30"/>
        </w:rPr>
        <w:tab/>
      </w:r>
      <w:r w:rsidR="003540CF" w:rsidRPr="00F23A29">
        <w:rPr>
          <w:rFonts w:ascii="TH SarabunPSK" w:hAnsi="TH SarabunPSK" w:cs="TH SarabunPSK"/>
          <w:sz w:val="30"/>
          <w:szCs w:val="30"/>
        </w:rPr>
        <w:tab/>
      </w:r>
      <w:r w:rsidRPr="00F23A29">
        <w:rPr>
          <w:rFonts w:ascii="TH SarabunPSK" w:hAnsi="TH SarabunPSK" w:cs="TH SarabunPSK"/>
          <w:sz w:val="30"/>
          <w:szCs w:val="30"/>
          <w:cs/>
        </w:rPr>
        <w:t xml:space="preserve">กรรมการบริษัท </w:t>
      </w:r>
    </w:p>
    <w:p w14:paraId="7E132392" w14:textId="3F489ACA" w:rsidR="00900569" w:rsidRPr="00AA4150" w:rsidRDefault="00900569">
      <w:pPr>
        <w:spacing w:after="0"/>
        <w:rPr>
          <w:rFonts w:ascii="TH SarabunPSK" w:hAnsi="TH SarabunPSK" w:cs="TH SarabunPSK"/>
          <w:b/>
          <w:sz w:val="30"/>
          <w:szCs w:val="30"/>
          <w:u w:val="single"/>
          <w:cs/>
        </w:rPr>
        <w:pPrChange w:id="15" w:author="Kitti Ong-ajchaowlerd" w:date="2026-07-09T15:11:00Z" w16du:dateUtc="2026-07-09T08:11:00Z">
          <w:pPr/>
        </w:pPrChange>
      </w:pPr>
      <w:r w:rsidRPr="00AA4150">
        <w:rPr>
          <w:rFonts w:ascii="TH SarabunPSK" w:hAnsi="TH SarabunPSK" w:cs="TH SarabunPSK"/>
          <w:b/>
          <w:sz w:val="30"/>
          <w:szCs w:val="30"/>
          <w:u w:val="single"/>
          <w:cs/>
        </w:rPr>
        <w:t>ผู้เข้าร่วมการประชุม</w:t>
      </w:r>
    </w:p>
    <w:p w14:paraId="656D6D28" w14:textId="1EF055B8" w:rsidR="00103CBA" w:rsidRPr="00AA4150" w:rsidRDefault="00DC4620">
      <w:pPr>
        <w:pStyle w:val="ListParagraph"/>
        <w:numPr>
          <w:ilvl w:val="0"/>
          <w:numId w:val="31"/>
        </w:numPr>
        <w:spacing w:after="0"/>
        <w:ind w:left="1134" w:hanging="425"/>
        <w:rPr>
          <w:rFonts w:ascii="TH SarabunPSK" w:hAnsi="TH SarabunPSK" w:cs="TH SarabunPSK"/>
          <w:sz w:val="30"/>
          <w:szCs w:val="30"/>
        </w:rPr>
        <w:pPrChange w:id="16" w:author="Kitti Ong-ajchaowlerd" w:date="2026-07-09T15:11:00Z" w16du:dateUtc="2026-07-09T08:11:00Z">
          <w:pPr>
            <w:pStyle w:val="ListParagraph"/>
            <w:numPr>
              <w:numId w:val="31"/>
            </w:numPr>
            <w:ind w:left="1134" w:hanging="425"/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นางสาว</w:t>
      </w:r>
      <w:r w:rsidR="00103CBA" w:rsidRPr="00AA4150">
        <w:rPr>
          <w:rFonts w:ascii="TH SarabunPSK" w:hAnsi="TH SarabunPSK" w:cs="TH SarabunPSK"/>
          <w:sz w:val="30"/>
          <w:szCs w:val="30"/>
          <w:cs/>
        </w:rPr>
        <w:t>ชารีฎา</w:t>
      </w:r>
      <w:r w:rsidR="00AA4150">
        <w:rPr>
          <w:rFonts w:ascii="TH SarabunPSK" w:hAnsi="TH SarabunPSK" w:cs="TH SarabunPSK"/>
          <w:sz w:val="30"/>
          <w:szCs w:val="30"/>
          <w:cs/>
        </w:rPr>
        <w:tab/>
      </w:r>
      <w:r w:rsidR="00103CBA" w:rsidRPr="00AA4150">
        <w:rPr>
          <w:rFonts w:ascii="TH SarabunPSK" w:hAnsi="TH SarabunPSK" w:cs="TH SarabunPSK"/>
          <w:sz w:val="30"/>
          <w:szCs w:val="30"/>
          <w:cs/>
        </w:rPr>
        <w:t>พรหมโยธี</w:t>
      </w:r>
      <w:r w:rsidR="00103CBA" w:rsidRPr="00AA4150">
        <w:rPr>
          <w:rFonts w:ascii="TH SarabunPSK" w:hAnsi="TH SarabunPSK" w:cs="TH SarabunPSK"/>
          <w:sz w:val="30"/>
          <w:szCs w:val="30"/>
        </w:rPr>
        <w:tab/>
      </w:r>
      <w:r w:rsidR="00103CBA" w:rsidRPr="00AA4150">
        <w:rPr>
          <w:rFonts w:ascii="TH SarabunPSK" w:hAnsi="TH SarabunPSK" w:cs="TH SarabunPSK"/>
          <w:sz w:val="30"/>
          <w:szCs w:val="30"/>
          <w:cs/>
        </w:rPr>
        <w:t>ที่ปรึกษาประธานเจ้าหน้าที่บริหาร</w:t>
      </w:r>
    </w:p>
    <w:p w14:paraId="2ED2BA84" w14:textId="05154778" w:rsidR="003A01D9" w:rsidRPr="00AA4150" w:rsidRDefault="00900569">
      <w:pPr>
        <w:pStyle w:val="ListParagraph"/>
        <w:numPr>
          <w:ilvl w:val="0"/>
          <w:numId w:val="31"/>
        </w:numPr>
        <w:spacing w:after="0"/>
        <w:ind w:left="1134" w:hanging="425"/>
        <w:rPr>
          <w:rFonts w:ascii="TH SarabunPSK" w:hAnsi="TH SarabunPSK" w:cs="TH SarabunPSK"/>
          <w:sz w:val="30"/>
          <w:szCs w:val="30"/>
        </w:rPr>
        <w:pPrChange w:id="17" w:author="Kitti Ong-ajchaowlerd" w:date="2026-07-09T15:11:00Z" w16du:dateUtc="2026-07-09T08:11:00Z">
          <w:pPr>
            <w:pStyle w:val="ListParagraph"/>
            <w:numPr>
              <w:numId w:val="31"/>
            </w:numPr>
            <w:ind w:left="1134" w:hanging="425"/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นางสาว</w:t>
      </w:r>
      <w:r w:rsidR="00247DD1" w:rsidRPr="00AA4150">
        <w:rPr>
          <w:rFonts w:ascii="TH SarabunPSK" w:hAnsi="TH SarabunPSK" w:cs="TH SarabunPSK"/>
          <w:sz w:val="30"/>
          <w:szCs w:val="30"/>
          <w:cs/>
        </w:rPr>
        <w:t>ประภาพรรณ</w:t>
      </w:r>
      <w:r w:rsidR="00AA4150">
        <w:rPr>
          <w:rFonts w:ascii="TH SarabunPSK" w:hAnsi="TH SarabunPSK" w:cs="TH SarabunPSK"/>
          <w:sz w:val="30"/>
          <w:szCs w:val="30"/>
          <w:cs/>
        </w:rPr>
        <w:tab/>
      </w:r>
      <w:r w:rsidR="00247DD1" w:rsidRPr="00AA4150">
        <w:rPr>
          <w:rFonts w:ascii="TH SarabunPSK" w:hAnsi="TH SarabunPSK" w:cs="TH SarabunPSK"/>
          <w:sz w:val="30"/>
          <w:szCs w:val="30"/>
          <w:cs/>
        </w:rPr>
        <w:t>หอสุธารังษี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เลขานุการบริษัท</w:t>
      </w:r>
    </w:p>
    <w:p w14:paraId="59FBA6BB" w14:textId="5DAAEF10" w:rsidR="00DD5A6D" w:rsidRPr="00DD5A6D" w:rsidRDefault="00103CBA" w:rsidP="00DD5A6D">
      <w:pPr>
        <w:pStyle w:val="ListParagraph"/>
        <w:spacing w:after="0"/>
        <w:ind w:left="1134" w:hanging="425"/>
        <w:rPr>
          <w:ins w:id="18" w:author="Kitti Ong-ajchaowlerd" w:date="2026-07-09T16:33:00Z" w16du:dateUtc="2026-07-09T09:33:00Z"/>
          <w:rFonts w:ascii="TH SarabunPSK" w:hAnsi="TH SarabunPSK" w:cs="TH SarabunPSK"/>
          <w:sz w:val="30"/>
          <w:szCs w:val="30"/>
          <w:cs/>
          <w:rPrChange w:id="19" w:author="Kitti Ong-ajchaowlerd" w:date="2026-07-09T16:35:00Z" w16du:dateUtc="2026-07-09T09:35:00Z">
            <w:rPr>
              <w:ins w:id="20" w:author="Kitti Ong-ajchaowlerd" w:date="2026-07-09T16:33:00Z" w16du:dateUtc="2026-07-09T09:33:00Z"/>
              <w:cs/>
            </w:rPr>
          </w:rPrChange>
        </w:rPr>
      </w:pPr>
      <w:r w:rsidRPr="00AA4150">
        <w:rPr>
          <w:rFonts w:ascii="TH SarabunPSK" w:hAnsi="TH SarabunPSK" w:cs="TH SarabunPSK"/>
          <w:sz w:val="30"/>
          <w:szCs w:val="30"/>
        </w:rPr>
        <w:t>3.</w:t>
      </w:r>
      <w:r w:rsidRPr="00AA4150">
        <w:rPr>
          <w:rFonts w:ascii="TH SarabunPSK" w:hAnsi="TH SarabunPSK" w:cs="TH SarabunPSK"/>
          <w:sz w:val="30"/>
          <w:szCs w:val="30"/>
        </w:rPr>
        <w:tab/>
      </w:r>
      <w:r w:rsidRPr="00AA4150">
        <w:rPr>
          <w:rFonts w:ascii="TH SarabunPSK" w:hAnsi="TH SarabunPSK" w:cs="TH SarabunPSK"/>
          <w:sz w:val="30"/>
          <w:szCs w:val="30"/>
          <w:cs/>
        </w:rPr>
        <w:t>นางสาวนริศรา</w:t>
      </w:r>
      <w:r w:rsidRPr="00AA4150">
        <w:rPr>
          <w:rFonts w:ascii="TH SarabunPSK" w:hAnsi="TH SarabunPSK" w:cs="TH SarabunPSK"/>
          <w:sz w:val="30"/>
          <w:szCs w:val="30"/>
          <w:cs/>
        </w:rPr>
        <w:tab/>
        <w:t>สีใส</w:t>
      </w:r>
      <w:r w:rsidRPr="00AA4150">
        <w:rPr>
          <w:rFonts w:ascii="TH SarabunPSK" w:hAnsi="TH SarabunPSK" w:cs="TH SarabunPSK"/>
          <w:sz w:val="30"/>
          <w:szCs w:val="30"/>
          <w:cs/>
        </w:rPr>
        <w:tab/>
      </w:r>
      <w:r w:rsidRPr="00AA4150">
        <w:rPr>
          <w:rFonts w:ascii="TH SarabunPSK" w:hAnsi="TH SarabunPSK" w:cs="TH SarabunPSK"/>
          <w:sz w:val="30"/>
          <w:szCs w:val="30"/>
        </w:rPr>
        <w:tab/>
      </w:r>
      <w:r w:rsidRPr="00AA4150">
        <w:rPr>
          <w:rFonts w:ascii="TH SarabunPSK" w:hAnsi="TH SarabunPSK" w:cs="TH SarabunPSK"/>
          <w:sz w:val="30"/>
          <w:szCs w:val="30"/>
          <w:cs/>
        </w:rPr>
        <w:t>เลขานุการบริษัท</w:t>
      </w:r>
    </w:p>
    <w:p w14:paraId="7FAA1D45" w14:textId="77777777" w:rsidR="00C002A2" w:rsidRPr="00AA4150" w:rsidRDefault="00C002A2">
      <w:pPr>
        <w:pStyle w:val="ListParagraph"/>
        <w:spacing w:after="0"/>
        <w:ind w:left="1134" w:hanging="425"/>
        <w:rPr>
          <w:rFonts w:ascii="TH SarabunPSK" w:hAnsi="TH SarabunPSK" w:cs="TH SarabunPSK"/>
          <w:sz w:val="30"/>
          <w:szCs w:val="30"/>
        </w:rPr>
        <w:pPrChange w:id="21" w:author="Kitti Ong-ajchaowlerd" w:date="2026-07-09T15:11:00Z" w16du:dateUtc="2026-07-09T08:11:00Z">
          <w:pPr>
            <w:pStyle w:val="ListParagraph"/>
            <w:ind w:left="1134" w:hanging="425"/>
          </w:pPr>
        </w:pPrChange>
      </w:pPr>
    </w:p>
    <w:p w14:paraId="4575593B" w14:textId="77777777" w:rsidR="00DD5A6D" w:rsidRDefault="00DD5A6D" w:rsidP="00DD5A6D">
      <w:pPr>
        <w:tabs>
          <w:tab w:val="left" w:pos="1134"/>
        </w:tabs>
        <w:spacing w:after="0"/>
        <w:jc w:val="thaiDistribute"/>
        <w:rPr>
          <w:ins w:id="22" w:author="Kitti Ong-ajchaowlerd" w:date="2026-07-09T16:35:00Z" w16du:dateUtc="2026-07-09T09:35:00Z"/>
          <w:rFonts w:ascii="TH SarabunPSK" w:hAnsi="TH SarabunPSK" w:cs="TH SarabunPSK"/>
          <w:b/>
          <w:sz w:val="30"/>
          <w:szCs w:val="30"/>
        </w:rPr>
      </w:pPr>
      <w:ins w:id="23" w:author="Kitti Ong-ajchaowlerd" w:date="2026-07-09T16:35:00Z" w16du:dateUtc="2026-07-09T09:35:00Z">
        <w:r>
          <w:rPr>
            <w:rFonts w:ascii="TH SarabunPSK" w:hAnsi="TH SarabunPSK" w:cs="TH SarabunPSK"/>
            <w:bCs/>
            <w:sz w:val="30"/>
            <w:szCs w:val="30"/>
            <w:cs/>
          </w:rPr>
          <w:tab/>
        </w:r>
      </w:ins>
      <w:r w:rsidR="00900569" w:rsidRPr="00C002A2">
        <w:rPr>
          <w:rFonts w:ascii="TH SarabunPSK" w:hAnsi="TH SarabunPSK" w:cs="TH SarabunPSK"/>
          <w:bCs/>
          <w:sz w:val="30"/>
          <w:szCs w:val="30"/>
          <w:cs/>
          <w:rPrChange w:id="24" w:author="Kitti Ong-ajchaowlerd" w:date="2026-07-09T16:33:00Z" w16du:dateUtc="2026-07-09T09:33:00Z">
            <w:rPr>
              <w:rFonts w:ascii="TH SarabunPSK" w:hAnsi="TH SarabunPSK" w:cs="TH SarabunPSK"/>
              <w:b/>
              <w:sz w:val="30"/>
              <w:szCs w:val="30"/>
              <w:cs/>
            </w:rPr>
          </w:rPrChange>
        </w:rPr>
        <w:t>นายเบญจพล นาคประเสริฐ</w:t>
      </w:r>
      <w:r w:rsidR="00900569" w:rsidRPr="00AA4150">
        <w:rPr>
          <w:rFonts w:ascii="TH SarabunPSK" w:hAnsi="TH SarabunPSK" w:cs="TH SarabunPSK"/>
          <w:b/>
          <w:sz w:val="30"/>
          <w:szCs w:val="30"/>
          <w:cs/>
        </w:rPr>
        <w:t xml:space="preserve"> ทำหน้าที่เป็นประธานในที่ประชุม (“</w:t>
      </w:r>
      <w:r w:rsidR="00900569" w:rsidRPr="00C616B9">
        <w:rPr>
          <w:rFonts w:ascii="TH SarabunPSK" w:hAnsi="TH SarabunPSK" w:cs="TH SarabunPSK"/>
          <w:bCs/>
          <w:sz w:val="30"/>
          <w:szCs w:val="30"/>
          <w:cs/>
        </w:rPr>
        <w:t>ประธานฯ</w:t>
      </w:r>
      <w:r w:rsidR="00900569" w:rsidRPr="00AA4150">
        <w:rPr>
          <w:rFonts w:ascii="TH SarabunPSK" w:hAnsi="TH SarabunPSK" w:cs="TH SarabunPSK"/>
          <w:b/>
          <w:sz w:val="30"/>
          <w:szCs w:val="30"/>
          <w:cs/>
        </w:rPr>
        <w:t xml:space="preserve">”) กล่าวเปิดการประชุม </w:t>
      </w:r>
    </w:p>
    <w:p w14:paraId="742B503F" w14:textId="76895F32" w:rsidR="00DD5A6D" w:rsidRDefault="00DD5A6D" w:rsidP="00DD5A6D">
      <w:pPr>
        <w:tabs>
          <w:tab w:val="left" w:pos="1134"/>
        </w:tabs>
        <w:spacing w:after="0"/>
        <w:jc w:val="thaiDistribute"/>
        <w:rPr>
          <w:ins w:id="25" w:author="Kitti Ong-ajchaowlerd" w:date="2026-07-09T16:35:00Z" w16du:dateUtc="2026-07-09T09:35:00Z"/>
          <w:rFonts w:ascii="TH SarabunPSK" w:eastAsia="TH Sarabun PSK" w:hAnsi="TH SarabunPSK" w:cs="TH SarabunPSK"/>
          <w:sz w:val="30"/>
          <w:szCs w:val="30"/>
        </w:rPr>
      </w:pPr>
      <w:ins w:id="26" w:author="Kitti Ong-ajchaowlerd" w:date="2026-07-09T16:35:00Z" w16du:dateUtc="2026-07-09T09:35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900569" w:rsidRPr="00AA4150">
        <w:rPr>
          <w:rFonts w:ascii="TH SarabunPSK" w:hAnsi="TH SarabunPSK" w:cs="TH SarabunPSK"/>
          <w:b/>
          <w:sz w:val="30"/>
          <w:szCs w:val="30"/>
          <w:cs/>
        </w:rPr>
        <w:t xml:space="preserve">ในเวลา </w:t>
      </w:r>
      <w:r w:rsidR="003B2F1D" w:rsidRPr="00F23A29">
        <w:rPr>
          <w:rFonts w:ascii="TH SarabunPSK" w:hAnsi="TH SarabunPSK" w:cs="TH SarabunPSK"/>
          <w:bCs/>
          <w:sz w:val="30"/>
          <w:szCs w:val="30"/>
        </w:rPr>
        <w:t>10</w:t>
      </w:r>
      <w:r w:rsidR="00F84228" w:rsidRPr="00F23A29">
        <w:rPr>
          <w:rFonts w:ascii="TH SarabunPSK" w:hAnsi="TH SarabunPSK" w:cs="TH SarabunPSK"/>
          <w:b/>
          <w:sz w:val="30"/>
          <w:szCs w:val="30"/>
          <w:cs/>
        </w:rPr>
        <w:t>.00</w:t>
      </w:r>
      <w:r w:rsidR="00900569" w:rsidRPr="00AA4150">
        <w:rPr>
          <w:rFonts w:ascii="TH SarabunPSK" w:hAnsi="TH SarabunPSK" w:cs="TH SarabunPSK"/>
          <w:b/>
          <w:sz w:val="30"/>
          <w:szCs w:val="30"/>
          <w:cs/>
        </w:rPr>
        <w:t xml:space="preserve"> น. </w:t>
      </w:r>
      <w:r w:rsidR="00D044E2" w:rsidRPr="00AA4150">
        <w:rPr>
          <w:rFonts w:ascii="TH SarabunPSK" w:eastAsia="TH Sarabun PSK" w:hAnsi="TH SarabunPSK" w:cs="TH SarabunPSK"/>
          <w:sz w:val="30"/>
          <w:szCs w:val="30"/>
          <w:cs/>
        </w:rPr>
        <w:t xml:space="preserve">และแจ้งให้ที่ประชุมทราบว่า มีกรรมการบริษัทที่เข้าร่วมประชุม </w:t>
      </w:r>
      <w:r w:rsidR="00D044E2" w:rsidRPr="00F23A29">
        <w:rPr>
          <w:rFonts w:ascii="TH SarabunPSK" w:eastAsia="TH Sarabun PSK" w:hAnsi="TH SarabunPSK" w:cs="TH SarabunPSK"/>
          <w:sz w:val="30"/>
          <w:szCs w:val="30"/>
        </w:rPr>
        <w:t>6</w:t>
      </w:r>
      <w:r w:rsidR="00D044E2" w:rsidRPr="00AA4150">
        <w:rPr>
          <w:rFonts w:ascii="TH SarabunPSK" w:eastAsia="TH Sarabun PSK" w:hAnsi="TH SarabunPSK" w:cs="TH SarabunPSK"/>
          <w:sz w:val="30"/>
          <w:szCs w:val="30"/>
        </w:rPr>
        <w:t xml:space="preserve"> </w:t>
      </w:r>
      <w:del w:id="27" w:author="Kitti Ong-ajchaowlerd" w:date="2026-07-09T16:35:00Z" w16du:dateUtc="2026-07-09T09:35:00Z">
        <w:r w:rsidR="00D044E2" w:rsidRPr="00AA4150" w:rsidDel="00DD5A6D">
          <w:rPr>
            <w:rFonts w:ascii="TH SarabunPSK" w:eastAsia="TH Sarabun PSK" w:hAnsi="TH SarabunPSK" w:cs="TH SarabunPSK"/>
            <w:sz w:val="30"/>
            <w:szCs w:val="30"/>
            <w:cs/>
          </w:rPr>
          <w:delText xml:space="preserve">คน </w:delText>
        </w:r>
      </w:del>
      <w:ins w:id="28" w:author="Kitti Ong-ajchaowlerd" w:date="2026-07-09T16:35:00Z" w16du:dateUtc="2026-07-09T09:35:00Z">
        <w:r>
          <w:rPr>
            <w:rFonts w:ascii="TH SarabunPSK" w:eastAsia="TH Sarabun PSK" w:hAnsi="TH SarabunPSK" w:cs="TH SarabunPSK" w:hint="cs"/>
            <w:sz w:val="30"/>
            <w:szCs w:val="30"/>
            <w:cs/>
          </w:rPr>
          <w:t>ท่าน</w:t>
        </w:r>
        <w:r w:rsidRPr="00AA4150">
          <w:rPr>
            <w:rFonts w:ascii="TH SarabunPSK" w:eastAsia="TH Sarabun PSK" w:hAnsi="TH SarabunPSK" w:cs="TH SarabunPSK"/>
            <w:sz w:val="30"/>
            <w:szCs w:val="30"/>
            <w:cs/>
          </w:rPr>
          <w:t xml:space="preserve"> </w:t>
        </w:r>
      </w:ins>
      <w:r w:rsidR="00D044E2" w:rsidRPr="00AA4150">
        <w:rPr>
          <w:rFonts w:ascii="TH SarabunPSK" w:eastAsia="TH Sarabun PSK" w:hAnsi="TH SarabunPSK" w:cs="TH SarabunPSK"/>
          <w:sz w:val="30"/>
          <w:szCs w:val="30"/>
          <w:cs/>
        </w:rPr>
        <w:t xml:space="preserve">จากทั้งหมด </w:t>
      </w:r>
    </w:p>
    <w:p w14:paraId="72D0043A" w14:textId="68507745" w:rsidR="00DD5A6D" w:rsidRDefault="00DD5A6D" w:rsidP="00DD5A6D">
      <w:pPr>
        <w:tabs>
          <w:tab w:val="left" w:pos="1134"/>
        </w:tabs>
        <w:spacing w:after="0"/>
        <w:jc w:val="thaiDistribute"/>
        <w:rPr>
          <w:ins w:id="29" w:author="Kitti Ong-ajchaowlerd" w:date="2026-07-09T16:35:00Z" w16du:dateUtc="2026-07-09T09:35:00Z"/>
          <w:rFonts w:ascii="TH SarabunPSK" w:eastAsia="TH Sarabun PSK" w:hAnsi="TH SarabunPSK" w:cs="TH SarabunPSK"/>
          <w:sz w:val="30"/>
          <w:szCs w:val="30"/>
        </w:rPr>
      </w:pPr>
      <w:ins w:id="30" w:author="Kitti Ong-ajchaowlerd" w:date="2026-07-09T16:35:00Z" w16du:dateUtc="2026-07-09T09:35:00Z">
        <w:r>
          <w:rPr>
            <w:rFonts w:ascii="TH SarabunPSK" w:eastAsia="TH Sarabun PSK" w:hAnsi="TH SarabunPSK" w:cs="TH SarabunPSK"/>
            <w:sz w:val="30"/>
            <w:szCs w:val="30"/>
            <w:cs/>
          </w:rPr>
          <w:tab/>
        </w:r>
      </w:ins>
      <w:r w:rsidR="00D044E2" w:rsidRPr="00F23A29">
        <w:rPr>
          <w:rFonts w:ascii="TH SarabunPSK" w:eastAsia="TH Sarabun PSK" w:hAnsi="TH SarabunPSK" w:cs="TH SarabunPSK"/>
          <w:sz w:val="30"/>
          <w:szCs w:val="30"/>
        </w:rPr>
        <w:t>7</w:t>
      </w:r>
      <w:r w:rsidR="00D044E2" w:rsidRPr="00AA4150">
        <w:rPr>
          <w:rFonts w:ascii="TH SarabunPSK" w:eastAsia="TH Sarabun PSK" w:hAnsi="TH SarabunPSK" w:cs="TH SarabunPSK"/>
          <w:sz w:val="30"/>
          <w:szCs w:val="30"/>
        </w:rPr>
        <w:t xml:space="preserve"> </w:t>
      </w:r>
      <w:del w:id="31" w:author="Kitti Ong-ajchaowlerd" w:date="2026-07-09T16:35:00Z" w16du:dateUtc="2026-07-09T09:35:00Z">
        <w:r w:rsidR="00D044E2" w:rsidRPr="00AA4150" w:rsidDel="00DD5A6D">
          <w:rPr>
            <w:rFonts w:ascii="TH SarabunPSK" w:eastAsia="TH Sarabun PSK" w:hAnsi="TH SarabunPSK" w:cs="TH SarabunPSK"/>
            <w:sz w:val="30"/>
            <w:szCs w:val="30"/>
            <w:cs/>
          </w:rPr>
          <w:delText xml:space="preserve">คน </w:delText>
        </w:r>
      </w:del>
      <w:ins w:id="32" w:author="Kitti Ong-ajchaowlerd" w:date="2026-07-09T16:35:00Z" w16du:dateUtc="2026-07-09T09:35:00Z">
        <w:r>
          <w:rPr>
            <w:rFonts w:ascii="TH SarabunPSK" w:eastAsia="TH Sarabun PSK" w:hAnsi="TH SarabunPSK" w:cs="TH SarabunPSK" w:hint="cs"/>
            <w:sz w:val="30"/>
            <w:szCs w:val="30"/>
            <w:cs/>
          </w:rPr>
          <w:t>ท่าน</w:t>
        </w:r>
        <w:r w:rsidRPr="00AA4150">
          <w:rPr>
            <w:rFonts w:ascii="TH SarabunPSK" w:eastAsia="TH Sarabun PSK" w:hAnsi="TH SarabunPSK" w:cs="TH SarabunPSK"/>
            <w:sz w:val="30"/>
            <w:szCs w:val="30"/>
            <w:cs/>
          </w:rPr>
          <w:t xml:space="preserve"> </w:t>
        </w:r>
      </w:ins>
      <w:r w:rsidR="00D044E2" w:rsidRPr="00AA4150">
        <w:rPr>
          <w:rFonts w:ascii="TH SarabunPSK" w:eastAsia="TH Sarabun PSK" w:hAnsi="TH SarabunPSK" w:cs="TH SarabunPSK"/>
          <w:sz w:val="30"/>
          <w:szCs w:val="30"/>
          <w:cs/>
        </w:rPr>
        <w:t xml:space="preserve">คิดเป็นร้อยละ </w:t>
      </w:r>
      <w:r w:rsidR="00D044E2" w:rsidRPr="00AA4150">
        <w:rPr>
          <w:rFonts w:ascii="TH SarabunPSK" w:eastAsia="TH Sarabun PSK" w:hAnsi="TH SarabunPSK" w:cs="TH SarabunPSK"/>
          <w:sz w:val="30"/>
          <w:szCs w:val="30"/>
        </w:rPr>
        <w:t xml:space="preserve">85.71 </w:t>
      </w:r>
      <w:r w:rsidR="00D044E2" w:rsidRPr="00AA4150">
        <w:rPr>
          <w:rFonts w:ascii="TH SarabunPSK" w:eastAsia="TH Sarabun PSK" w:hAnsi="TH SarabunPSK" w:cs="TH SarabunPSK"/>
          <w:sz w:val="30"/>
          <w:szCs w:val="30"/>
          <w:cs/>
        </w:rPr>
        <w:t>ของกรรมการบริษัท จึงครบองค์ประชุมตามข้อบังคับของบริษัทฯ แล้</w:t>
      </w:r>
      <w:r w:rsidR="000A48BF">
        <w:rPr>
          <w:rFonts w:ascii="TH SarabunPSK" w:eastAsia="TH Sarabun PSK" w:hAnsi="TH SarabunPSK" w:cs="TH SarabunPSK" w:hint="cs"/>
          <w:sz w:val="30"/>
          <w:szCs w:val="30"/>
          <w:cs/>
        </w:rPr>
        <w:t xml:space="preserve">ว </w:t>
      </w:r>
    </w:p>
    <w:p w14:paraId="6C864EED" w14:textId="5553194C" w:rsidR="00900569" w:rsidRDefault="00DD5A6D">
      <w:pPr>
        <w:tabs>
          <w:tab w:val="left" w:pos="1134"/>
        </w:tabs>
        <w:spacing w:after="0"/>
        <w:jc w:val="thaiDistribute"/>
        <w:rPr>
          <w:rFonts w:ascii="TH SarabunPSK" w:hAnsi="TH SarabunPSK" w:cs="TH SarabunPSK"/>
          <w:b/>
          <w:sz w:val="30"/>
          <w:szCs w:val="30"/>
        </w:rPr>
        <w:pPrChange w:id="33" w:author="Kitti Ong-ajchaowlerd" w:date="2026-07-09T16:35:00Z" w16du:dateUtc="2026-07-09T09:35:00Z">
          <w:pPr>
            <w:ind w:firstLine="709"/>
            <w:jc w:val="thaiDistribute"/>
          </w:pPr>
        </w:pPrChange>
      </w:pPr>
      <w:ins w:id="34" w:author="Kitti Ong-ajchaowlerd" w:date="2026-07-09T16:35:00Z" w16du:dateUtc="2026-07-09T09:35:00Z">
        <w:r>
          <w:rPr>
            <w:rFonts w:ascii="TH SarabunPSK" w:eastAsia="TH Sarabun PSK" w:hAnsi="TH SarabunPSK" w:cs="TH SarabunPSK"/>
            <w:sz w:val="30"/>
            <w:szCs w:val="30"/>
            <w:cs/>
          </w:rPr>
          <w:tab/>
        </w:r>
      </w:ins>
      <w:r w:rsidR="00900569" w:rsidRPr="00AA4150">
        <w:rPr>
          <w:rFonts w:ascii="TH SarabunPSK" w:hAnsi="TH SarabunPSK" w:cs="TH SarabunPSK"/>
          <w:b/>
          <w:sz w:val="30"/>
          <w:szCs w:val="30"/>
          <w:cs/>
        </w:rPr>
        <w:t>และ</w:t>
      </w:r>
      <w:r w:rsidR="000A48BF">
        <w:rPr>
          <w:rFonts w:ascii="TH SarabunPSK" w:hAnsi="TH SarabunPSK" w:cs="TH SarabunPSK" w:hint="cs"/>
          <w:b/>
          <w:sz w:val="30"/>
          <w:szCs w:val="30"/>
          <w:cs/>
        </w:rPr>
        <w:t>ให้</w:t>
      </w:r>
      <w:r w:rsidR="00900569" w:rsidRPr="00AA4150">
        <w:rPr>
          <w:rFonts w:ascii="TH SarabunPSK" w:hAnsi="TH SarabunPSK" w:cs="TH SarabunPSK"/>
          <w:b/>
          <w:sz w:val="30"/>
          <w:szCs w:val="30"/>
          <w:cs/>
        </w:rPr>
        <w:t>ดำเนินการประชุมตามระเบียบวาระ ดังต่อไปนี้</w:t>
      </w:r>
    </w:p>
    <w:p w14:paraId="51B8AC17" w14:textId="77777777" w:rsidR="007F71B3" w:rsidRDefault="007F71B3">
      <w:pPr>
        <w:spacing w:after="0"/>
        <w:ind w:firstLine="709"/>
        <w:jc w:val="thaiDistribute"/>
        <w:rPr>
          <w:rFonts w:ascii="TH SarabunPSK" w:hAnsi="TH SarabunPSK" w:cs="TH SarabunPSK"/>
          <w:b/>
          <w:sz w:val="30"/>
          <w:szCs w:val="30"/>
        </w:rPr>
        <w:pPrChange w:id="35" w:author="Kitti Ong-ajchaowlerd" w:date="2026-07-09T15:11:00Z" w16du:dateUtc="2026-07-09T08:11:00Z">
          <w:pPr>
            <w:ind w:firstLine="709"/>
            <w:jc w:val="thaiDistribute"/>
          </w:pPr>
        </w:pPrChange>
      </w:pPr>
    </w:p>
    <w:p w14:paraId="76592D10" w14:textId="3BCFA5CF" w:rsidR="004B779C" w:rsidRPr="00AA4150" w:rsidRDefault="00D50C30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Cs/>
          <w:sz w:val="30"/>
          <w:szCs w:val="30"/>
        </w:rPr>
        <w:pPrChange w:id="36" w:author="Kitti Ong-ajchaowlerd" w:date="2026-07-09T15:47:00Z" w16du:dateUtc="2026-07-09T08:47:00Z">
          <w:pPr>
            <w:spacing w:before="120" w:after="120" w:line="240" w:lineRule="auto"/>
            <w:ind w:left="1134" w:hanging="1134"/>
            <w:jc w:val="thaiDistribute"/>
          </w:pPr>
        </w:pPrChange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วาระที่ 1</w:t>
      </w:r>
      <w:r w:rsidRPr="00AA4150">
        <w:rPr>
          <w:rFonts w:ascii="TH SarabunPSK" w:hAnsi="TH SarabunPSK" w:cs="TH SarabunPSK"/>
          <w:bCs/>
          <w:sz w:val="30"/>
          <w:szCs w:val="30"/>
          <w:cs/>
        </w:rPr>
        <w:tab/>
      </w:r>
      <w:r w:rsidR="004B779C" w:rsidRPr="00AA4150">
        <w:rPr>
          <w:rFonts w:ascii="TH SarabunPSK" w:hAnsi="TH SarabunPSK" w:cs="TH SarabunPSK"/>
          <w:bCs/>
          <w:sz w:val="30"/>
          <w:szCs w:val="30"/>
          <w:cs/>
        </w:rPr>
        <w:t>พิจารณารับรองรายงานการประชุมคณะกรรมการบริษัท ครั้งที่ 1</w:t>
      </w:r>
      <w:r w:rsidR="00EB2D1B" w:rsidRPr="00EB2D1B">
        <w:rPr>
          <w:rFonts w:ascii="TH SarabunPSK" w:hAnsi="TH SarabunPSK" w:cs="TH SarabunPSK"/>
          <w:b/>
          <w:sz w:val="30"/>
          <w:szCs w:val="30"/>
        </w:rPr>
        <w:t>4</w:t>
      </w:r>
      <w:r w:rsidR="004B779C" w:rsidRPr="00AA4150">
        <w:rPr>
          <w:rFonts w:ascii="TH SarabunPSK" w:hAnsi="TH SarabunPSK" w:cs="TH SarabunPSK"/>
          <w:bCs/>
          <w:sz w:val="30"/>
          <w:szCs w:val="30"/>
          <w:cs/>
        </w:rPr>
        <w:t>/2569</w:t>
      </w:r>
      <w:r w:rsidR="004F0790" w:rsidRPr="00AA4150">
        <w:rPr>
          <w:rFonts w:ascii="TH SarabunPSK" w:hAnsi="TH SarabunPSK" w:cs="TH SarabunPSK"/>
          <w:bCs/>
          <w:sz w:val="30"/>
          <w:szCs w:val="30"/>
          <w:cs/>
        </w:rPr>
        <w:t xml:space="preserve"> </w:t>
      </w:r>
    </w:p>
    <w:p w14:paraId="3CF34F4E" w14:textId="77777777" w:rsidR="0068521A" w:rsidRDefault="0068521A" w:rsidP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37" w:author="Kitti Ong-ajchaowlerd" w:date="2026-07-09T15:47:00Z" w16du:dateUtc="2026-07-09T08:47:00Z"/>
          <w:rFonts w:ascii="TH SarabunPSK" w:hAnsi="TH SarabunPSK" w:cs="TH SarabunPSK"/>
          <w:sz w:val="30"/>
          <w:szCs w:val="30"/>
        </w:rPr>
      </w:pPr>
      <w:ins w:id="38" w:author="Kitti Ong-ajchaowlerd" w:date="2026-07-09T15:47:00Z" w16du:dateUtc="2026-07-09T08:47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0353C5" w:rsidRPr="0068521A">
        <w:rPr>
          <w:rFonts w:ascii="TH SarabunPSK" w:hAnsi="TH SarabunPSK" w:cs="TH SarabunPSK"/>
          <w:b/>
          <w:bCs/>
          <w:sz w:val="30"/>
          <w:szCs w:val="30"/>
          <w:cs/>
          <w:rPrChange w:id="39" w:author="Kitti Ong-ajchaowlerd" w:date="2026-07-09T15:47:00Z" w16du:dateUtc="2026-07-09T08:47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>เลขานุการบริษัท</w:t>
      </w:r>
      <w:r w:rsidR="000353C5" w:rsidRPr="00AA4150">
        <w:rPr>
          <w:rFonts w:ascii="TH SarabunPSK" w:hAnsi="TH SarabunPSK" w:cs="TH SarabunPSK"/>
          <w:sz w:val="30"/>
          <w:szCs w:val="30"/>
          <w:cs/>
        </w:rPr>
        <w:t xml:space="preserve"> เสนอคณะกรรมการบริษัท พิจารณารับรองรายงานการประชุมคณะกรรมการบริษัท </w:t>
      </w:r>
    </w:p>
    <w:p w14:paraId="6BAB1022" w14:textId="77777777" w:rsidR="0068521A" w:rsidRDefault="0068521A" w:rsidP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40" w:author="Kitti Ong-ajchaowlerd" w:date="2026-07-09T15:47:00Z" w16du:dateUtc="2026-07-09T08:47:00Z"/>
          <w:rFonts w:ascii="TH SarabunPSK" w:eastAsia="Times New Roman" w:hAnsi="TH SarabunPSK" w:cs="TH SarabunPSK"/>
          <w:sz w:val="30"/>
          <w:szCs w:val="30"/>
        </w:rPr>
      </w:pPr>
      <w:ins w:id="41" w:author="Kitti Ong-ajchaowlerd" w:date="2026-07-09T15:47:00Z" w16du:dateUtc="2026-07-09T08:47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0353C5" w:rsidRPr="00AA4150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="000353C5" w:rsidRPr="00AA4150">
        <w:rPr>
          <w:rFonts w:ascii="TH SarabunPSK" w:hAnsi="TH SarabunPSK" w:cs="TH SarabunPSK"/>
          <w:sz w:val="30"/>
          <w:szCs w:val="30"/>
        </w:rPr>
        <w:t>1</w:t>
      </w:r>
      <w:r w:rsidR="008E5F12">
        <w:rPr>
          <w:rFonts w:ascii="TH SarabunPSK" w:hAnsi="TH SarabunPSK" w:cs="TH SarabunPSK"/>
          <w:sz w:val="30"/>
          <w:szCs w:val="30"/>
        </w:rPr>
        <w:t>4</w:t>
      </w:r>
      <w:r w:rsidR="000353C5" w:rsidRPr="00AA4150">
        <w:rPr>
          <w:rFonts w:ascii="TH SarabunPSK" w:hAnsi="TH SarabunPSK" w:cs="TH SarabunPSK"/>
          <w:sz w:val="30"/>
          <w:szCs w:val="30"/>
        </w:rPr>
        <w:t xml:space="preserve">/2569 </w:t>
      </w:r>
      <w:r w:rsidR="000353C5" w:rsidRPr="00AA4150">
        <w:rPr>
          <w:rFonts w:ascii="TH SarabunPSK" w:hAnsi="TH SarabunPSK" w:cs="TH SarabunPSK"/>
          <w:sz w:val="30"/>
          <w:szCs w:val="30"/>
          <w:cs/>
        </w:rPr>
        <w:t xml:space="preserve">เมื่อวันที่ </w:t>
      </w:r>
      <w:r w:rsidR="008E5F12">
        <w:rPr>
          <w:rFonts w:ascii="TH SarabunPSK" w:hAnsi="TH SarabunPSK" w:cs="TH SarabunPSK"/>
          <w:sz w:val="30"/>
          <w:szCs w:val="30"/>
        </w:rPr>
        <w:t>24</w:t>
      </w:r>
      <w:r w:rsidR="00904E0D" w:rsidRPr="00AA4150">
        <w:rPr>
          <w:rFonts w:ascii="TH SarabunPSK" w:hAnsi="TH SarabunPSK" w:cs="TH SarabunPSK"/>
          <w:sz w:val="30"/>
          <w:szCs w:val="30"/>
        </w:rPr>
        <w:t xml:space="preserve"> </w:t>
      </w:r>
      <w:r w:rsidR="00CD79A3">
        <w:rPr>
          <w:rFonts w:ascii="TH SarabunPSK" w:hAnsi="TH SarabunPSK" w:cs="TH SarabunPSK" w:hint="cs"/>
          <w:sz w:val="30"/>
          <w:szCs w:val="30"/>
          <w:cs/>
        </w:rPr>
        <w:t>มิถุนายน</w:t>
      </w:r>
      <w:r w:rsidR="00904E0D" w:rsidRPr="00AA4150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904E0D" w:rsidRPr="00AA4150">
        <w:rPr>
          <w:rFonts w:ascii="TH SarabunPSK" w:hAnsi="TH SarabunPSK" w:cs="TH SarabunPSK"/>
          <w:sz w:val="30"/>
          <w:szCs w:val="30"/>
        </w:rPr>
        <w:t xml:space="preserve">2569 </w:t>
      </w:r>
      <w:r w:rsidR="00AE3C0F" w:rsidRPr="00395B6C">
        <w:rPr>
          <w:rFonts w:ascii="TH SarabunPSK" w:eastAsia="Times New Roman" w:hAnsi="TH SarabunPSK" w:cs="TH SarabunPSK" w:hint="cs"/>
          <w:sz w:val="30"/>
          <w:szCs w:val="30"/>
          <w:cs/>
        </w:rPr>
        <w:t>รายละเอียดปรากฏตามสำเนารายงานการประชุมที่ได้</w:t>
      </w:r>
    </w:p>
    <w:p w14:paraId="260E1241" w14:textId="69F4A20F" w:rsidR="00AE3C0F" w:rsidRDefault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  <w:pPrChange w:id="42" w:author="Kitti Ong-ajchaowlerd" w:date="2026-07-09T15:47:00Z" w16du:dateUtc="2026-07-09T08:47:00Z">
          <w:pPr>
            <w:spacing w:before="120" w:after="120" w:line="240" w:lineRule="auto"/>
            <w:ind w:firstLine="1134"/>
            <w:jc w:val="thaiDistribute"/>
          </w:pPr>
        </w:pPrChange>
      </w:pPr>
      <w:ins w:id="43" w:author="Kitti Ong-ajchaowlerd" w:date="2026-07-09T15:47:00Z" w16du:dateUtc="2026-07-09T08:47:00Z">
        <w:r>
          <w:rPr>
            <w:rFonts w:ascii="TH SarabunPSK" w:eastAsia="Times New Roman" w:hAnsi="TH SarabunPSK" w:cs="TH SarabunPSK"/>
            <w:sz w:val="30"/>
            <w:szCs w:val="30"/>
            <w:cs/>
          </w:rPr>
          <w:tab/>
        </w:r>
      </w:ins>
      <w:r w:rsidR="00AE3C0F" w:rsidRPr="00395B6C">
        <w:rPr>
          <w:rFonts w:ascii="TH SarabunPSK" w:eastAsia="Times New Roman" w:hAnsi="TH SarabunPSK" w:cs="TH SarabunPSK" w:hint="cs"/>
          <w:sz w:val="30"/>
          <w:szCs w:val="30"/>
          <w:cs/>
        </w:rPr>
        <w:t>เสนอให้คณะกรรมการพิจารณา</w:t>
      </w:r>
      <w:r w:rsidR="00AE3C0F" w:rsidRPr="00395B6C">
        <w:rPr>
          <w:rFonts w:ascii="TH SarabunPSK" w:hAnsi="TH SarabunPSK" w:cs="TH SarabunPSK" w:hint="cs"/>
          <w:sz w:val="30"/>
          <w:szCs w:val="30"/>
          <w:cs/>
        </w:rPr>
        <w:t>แล้ว</w:t>
      </w:r>
      <w:r w:rsidR="00AE3C0F" w:rsidRPr="00395B6C">
        <w:rPr>
          <w:rFonts w:ascii="TH SarabunPSK" w:hAnsi="TH SarabunPSK" w:cs="TH SarabunPSK" w:hint="cs"/>
          <w:sz w:val="30"/>
          <w:szCs w:val="30"/>
        </w:rPr>
        <w:t xml:space="preserve"> </w:t>
      </w:r>
    </w:p>
    <w:p w14:paraId="04DF1FE2" w14:textId="055D2BCA" w:rsidR="00AE3C0F" w:rsidRPr="002F753E" w:rsidRDefault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  <w:pPrChange w:id="44" w:author="Kitti Ong-ajchaowlerd" w:date="2026-07-09T15:47:00Z" w16du:dateUtc="2026-07-09T08:47:00Z">
          <w:pPr>
            <w:spacing w:before="120" w:after="120" w:line="240" w:lineRule="auto"/>
            <w:ind w:firstLine="1134"/>
            <w:jc w:val="thaiDistribute"/>
          </w:pPr>
        </w:pPrChange>
      </w:pPr>
      <w:ins w:id="45" w:author="Kitti Ong-ajchaowlerd" w:date="2026-07-09T15:47:00Z" w16du:dateUtc="2026-07-09T08:47:00Z">
        <w:r>
          <w:rPr>
            <w:rFonts w:ascii="TH SarabunPSK" w:hAnsi="TH SarabunPSK" w:cs="TH SarabunPSK"/>
            <w:sz w:val="30"/>
            <w:szCs w:val="30"/>
            <w:cs/>
          </w:rPr>
          <w:lastRenderedPageBreak/>
          <w:tab/>
        </w:r>
      </w:ins>
      <w:r w:rsidR="00AE3C0F" w:rsidRPr="0068521A">
        <w:rPr>
          <w:rFonts w:ascii="TH SarabunPSK" w:hAnsi="TH SarabunPSK" w:cs="TH SarabunPSK"/>
          <w:b/>
          <w:bCs/>
          <w:sz w:val="30"/>
          <w:szCs w:val="30"/>
          <w:cs/>
          <w:rPrChange w:id="46" w:author="Kitti Ong-ajchaowlerd" w:date="2026-07-09T15:47:00Z" w16du:dateUtc="2026-07-09T08:47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 xml:space="preserve">ประธานฯ </w:t>
      </w:r>
      <w:r w:rsidR="00AE3C0F" w:rsidRPr="002F753E">
        <w:rPr>
          <w:rFonts w:ascii="TH SarabunPSK" w:hAnsi="TH SarabunPSK" w:cs="TH SarabunPSK" w:hint="cs"/>
          <w:sz w:val="30"/>
          <w:szCs w:val="30"/>
          <w:cs/>
        </w:rPr>
        <w:t>สอบถามว่ามีกรรมการท่านใด มีข้อสอบถามหรือข้อเสนอแนะเพิ่มเติมหรือไม่</w:t>
      </w:r>
    </w:p>
    <w:p w14:paraId="5DD473EE" w14:textId="77777777" w:rsidR="0068521A" w:rsidRDefault="0068521A" w:rsidP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47" w:author="Kitti Ong-ajchaowlerd" w:date="2026-07-09T15:48:00Z" w16du:dateUtc="2026-07-09T08:48:00Z"/>
          <w:rFonts w:ascii="TH SarabunPSK" w:hAnsi="TH SarabunPSK" w:cs="TH SarabunPSK"/>
          <w:sz w:val="30"/>
          <w:szCs w:val="30"/>
        </w:rPr>
      </w:pPr>
      <w:ins w:id="48" w:author="Kitti Ong-ajchaowlerd" w:date="2026-07-09T15:47:00Z" w16du:dateUtc="2026-07-09T08:47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AE3C0F" w:rsidRPr="002F753E">
        <w:rPr>
          <w:rFonts w:ascii="TH SarabunPSK" w:hAnsi="TH SarabunPSK" w:cs="TH SarabunPSK" w:hint="cs"/>
          <w:sz w:val="30"/>
          <w:szCs w:val="30"/>
          <w:cs/>
        </w:rPr>
        <w:t>ปรากฏว่าไม่มีผู้ใดมี</w:t>
      </w:r>
      <w:r w:rsidR="00074A3D" w:rsidRPr="002F753E">
        <w:rPr>
          <w:rFonts w:ascii="TH SarabunPSK" w:hAnsi="TH SarabunPSK" w:cs="TH SarabunPSK" w:hint="cs"/>
          <w:sz w:val="30"/>
          <w:szCs w:val="30"/>
          <w:cs/>
        </w:rPr>
        <w:t>ข้อสอบถามหรือข้อเสนอแนะเพิ่มเติม</w:t>
      </w:r>
      <w:r w:rsidR="00AE3C0F" w:rsidRPr="002F753E">
        <w:rPr>
          <w:rFonts w:ascii="TH SarabunPSK" w:hAnsi="TH SarabunPSK" w:cs="TH SarabunPSK" w:hint="cs"/>
          <w:sz w:val="30"/>
          <w:szCs w:val="30"/>
          <w:cs/>
        </w:rPr>
        <w:t>ให้แก้ไขเนื้อหาในรายงานการประชุมดังกล่าว</w:t>
      </w:r>
      <w:r w:rsidR="00130DDC" w:rsidRPr="002F753E">
        <w:rPr>
          <w:rFonts w:ascii="TH SarabunPSK" w:hAnsi="TH SarabunPSK" w:cs="TH SarabunPSK" w:hint="cs"/>
          <w:sz w:val="30"/>
          <w:szCs w:val="30"/>
          <w:cs/>
        </w:rPr>
        <w:t xml:space="preserve"> </w:t>
      </w:r>
    </w:p>
    <w:p w14:paraId="4FDE74EE" w14:textId="77777777" w:rsidR="0068521A" w:rsidRDefault="0068521A" w:rsidP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49" w:author="Kitti Ong-ajchaowlerd" w:date="2026-07-09T15:48:00Z" w16du:dateUtc="2026-07-09T08:48:00Z"/>
          <w:rFonts w:ascii="TH SarabunPSK" w:hAnsi="TH SarabunPSK" w:cs="TH SarabunPSK"/>
          <w:sz w:val="30"/>
          <w:szCs w:val="30"/>
        </w:rPr>
      </w:pPr>
      <w:ins w:id="50" w:author="Kitti Ong-ajchaowlerd" w:date="2026-07-09T15:48:00Z" w16du:dateUtc="2026-07-09T08:48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130DDC" w:rsidRPr="002F753E">
        <w:rPr>
          <w:rFonts w:ascii="TH SarabunPSK" w:hAnsi="TH SarabunPSK" w:cs="TH SarabunPSK" w:hint="cs"/>
          <w:sz w:val="30"/>
          <w:szCs w:val="30"/>
          <w:cs/>
        </w:rPr>
        <w:t>ประธานฯ จึง</w:t>
      </w:r>
      <w:r w:rsidR="00D97E5A" w:rsidRPr="002F753E">
        <w:rPr>
          <w:rFonts w:ascii="TH SarabunPSK" w:hAnsi="TH SarabunPSK" w:cs="TH SarabunPSK" w:hint="cs"/>
          <w:sz w:val="30"/>
          <w:szCs w:val="30"/>
          <w:cs/>
        </w:rPr>
        <w:t>เสนอให้ที่ประชุมพิจารณา</w:t>
      </w:r>
      <w:r w:rsidR="00D97E5A" w:rsidRPr="002F753E">
        <w:rPr>
          <w:rFonts w:ascii="TH SarabunPSK" w:hAnsi="TH SarabunPSK" w:cs="TH SarabunPSK"/>
          <w:sz w:val="30"/>
          <w:szCs w:val="30"/>
          <w:cs/>
        </w:rPr>
        <w:t xml:space="preserve">รับรองรายงานการประชุมคณะกรรมการบริษัท ครั้งที่ </w:t>
      </w:r>
    </w:p>
    <w:p w14:paraId="3A1893C5" w14:textId="07BBE06C" w:rsidR="004B779C" w:rsidRPr="00AA4150" w:rsidRDefault="0068521A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  <w:cs/>
        </w:rPr>
        <w:pPrChange w:id="51" w:author="Kitti Ong-ajchaowlerd" w:date="2026-07-09T15:47:00Z" w16du:dateUtc="2026-07-09T08:47:00Z">
          <w:pPr>
            <w:spacing w:before="120" w:after="120" w:line="240" w:lineRule="auto"/>
            <w:ind w:firstLine="1134"/>
            <w:jc w:val="thaiDistribute"/>
          </w:pPr>
        </w:pPrChange>
      </w:pPr>
      <w:ins w:id="52" w:author="Kitti Ong-ajchaowlerd" w:date="2026-07-09T15:48:00Z" w16du:dateUtc="2026-07-09T08:48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D97E5A" w:rsidRPr="002F753E">
        <w:rPr>
          <w:rFonts w:ascii="TH SarabunPSK" w:hAnsi="TH SarabunPSK" w:cs="TH SarabunPSK"/>
          <w:sz w:val="30"/>
          <w:szCs w:val="30"/>
          <w:cs/>
        </w:rPr>
        <w:t>1</w:t>
      </w:r>
      <w:r w:rsidR="008E5F12" w:rsidRPr="002F753E">
        <w:rPr>
          <w:rFonts w:ascii="TH SarabunPSK" w:hAnsi="TH SarabunPSK" w:cs="TH SarabunPSK"/>
          <w:sz w:val="30"/>
          <w:szCs w:val="30"/>
        </w:rPr>
        <w:t>4</w:t>
      </w:r>
      <w:r w:rsidR="00D97E5A" w:rsidRPr="002F753E">
        <w:rPr>
          <w:rFonts w:ascii="TH SarabunPSK" w:hAnsi="TH SarabunPSK" w:cs="TH SarabunPSK"/>
          <w:sz w:val="30"/>
          <w:szCs w:val="30"/>
          <w:cs/>
        </w:rPr>
        <w:t xml:space="preserve">/2569 </w:t>
      </w:r>
      <w:r w:rsidR="006265CB" w:rsidRPr="002F753E">
        <w:rPr>
          <w:rFonts w:ascii="TH SarabunPSK" w:hAnsi="TH SarabunPSK" w:cs="TH SarabunPSK"/>
          <w:sz w:val="30"/>
          <w:szCs w:val="30"/>
          <w:cs/>
        </w:rPr>
        <w:t xml:space="preserve">เมื่อวันที่ </w:t>
      </w:r>
      <w:r w:rsidR="006265CB" w:rsidRPr="002F753E">
        <w:rPr>
          <w:rFonts w:ascii="TH SarabunPSK" w:hAnsi="TH SarabunPSK" w:cs="TH SarabunPSK"/>
          <w:sz w:val="30"/>
          <w:szCs w:val="30"/>
        </w:rPr>
        <w:t xml:space="preserve">24 </w:t>
      </w:r>
      <w:r w:rsidR="006265CB" w:rsidRPr="002F753E">
        <w:rPr>
          <w:rFonts w:ascii="TH SarabunPSK" w:hAnsi="TH SarabunPSK" w:cs="TH SarabunPSK" w:hint="cs"/>
          <w:sz w:val="30"/>
          <w:szCs w:val="30"/>
          <w:cs/>
        </w:rPr>
        <w:t>มิถุนายน</w:t>
      </w:r>
      <w:r w:rsidR="006265CB" w:rsidRPr="002F753E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6265CB" w:rsidRPr="002F753E">
        <w:rPr>
          <w:rFonts w:ascii="TH SarabunPSK" w:hAnsi="TH SarabunPSK" w:cs="TH SarabunPSK"/>
          <w:sz w:val="30"/>
          <w:szCs w:val="30"/>
        </w:rPr>
        <w:t>2569</w:t>
      </w:r>
      <w:r w:rsidR="006265CB" w:rsidRPr="00AA4150">
        <w:rPr>
          <w:rFonts w:ascii="TH SarabunPSK" w:hAnsi="TH SarabunPSK" w:cs="TH SarabunPSK"/>
          <w:sz w:val="30"/>
          <w:szCs w:val="30"/>
        </w:rPr>
        <w:t xml:space="preserve"> </w:t>
      </w:r>
    </w:p>
    <w:p w14:paraId="3DBA385D" w14:textId="77777777" w:rsidR="0068521A" w:rsidRDefault="004B779C" w:rsidP="0068521A">
      <w:pPr>
        <w:tabs>
          <w:tab w:val="left" w:pos="1134"/>
          <w:tab w:val="left" w:pos="1560"/>
          <w:tab w:val="left" w:pos="1985"/>
        </w:tabs>
        <w:spacing w:after="0"/>
        <w:rPr>
          <w:ins w:id="53" w:author="Kitti Ong-ajchaowlerd" w:date="2026-07-09T15:48:00Z" w16du:dateUtc="2026-07-09T08:48:00Z"/>
          <w:rFonts w:ascii="TH SarabunPSK" w:hAnsi="TH SarabunPSK" w:cs="TH SarabunPSK"/>
          <w:sz w:val="30"/>
          <w:szCs w:val="30"/>
        </w:rPr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มติที่ประชุม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ab/>
        <w:t>ที่ประชุม</w:t>
      </w:r>
      <w:r w:rsidR="00FC09AC" w:rsidRPr="00395B6C">
        <w:rPr>
          <w:rFonts w:ascii="TH SarabunPSK" w:hAnsi="TH SarabunPSK" w:cs="TH SarabunPSK" w:hint="cs"/>
          <w:sz w:val="30"/>
          <w:szCs w:val="30"/>
          <w:cs/>
        </w:rPr>
        <w:t>พิจารณาแล้ว มีมติเป็นเอกฉันท์</w:t>
      </w:r>
      <w:r w:rsidR="00107B98" w:rsidRPr="00AA4150">
        <w:rPr>
          <w:rFonts w:ascii="TH SarabunPSK" w:hAnsi="TH SarabunPSK" w:cs="TH SarabunPSK"/>
          <w:b/>
          <w:sz w:val="30"/>
          <w:szCs w:val="30"/>
          <w:cs/>
        </w:rPr>
        <w:t>รับรองรายงานการประชุม</w:t>
      </w:r>
      <w:r w:rsidR="00FC09AC" w:rsidRPr="00D97E5A">
        <w:rPr>
          <w:rFonts w:ascii="TH SarabunPSK" w:hAnsi="TH SarabunPSK" w:cs="TH SarabunPSK"/>
          <w:sz w:val="30"/>
          <w:szCs w:val="30"/>
          <w:cs/>
        </w:rPr>
        <w:t xml:space="preserve">คณะกรรมการบริษัท ครั้งที่ </w:t>
      </w:r>
    </w:p>
    <w:p w14:paraId="01718096" w14:textId="24989D74" w:rsidR="002F753E" w:rsidRPr="004B779C" w:rsidRDefault="0068521A">
      <w:pPr>
        <w:tabs>
          <w:tab w:val="left" w:pos="1134"/>
          <w:tab w:val="left" w:pos="1560"/>
          <w:tab w:val="left" w:pos="1985"/>
        </w:tabs>
        <w:spacing w:after="0"/>
        <w:rPr>
          <w:rFonts w:ascii="TH SarabunPSK" w:hAnsi="TH SarabunPSK" w:cs="TH SarabunPSK"/>
          <w:b/>
          <w:sz w:val="30"/>
        </w:rPr>
        <w:pPrChange w:id="54" w:author="Kitti Ong-ajchaowlerd" w:date="2026-07-09T15:47:00Z" w16du:dateUtc="2026-07-09T08:47:00Z">
          <w:pPr>
            <w:tabs>
              <w:tab w:val="left" w:pos="1134"/>
            </w:tabs>
            <w:ind w:left="1130" w:hanging="1130"/>
          </w:pPr>
        </w:pPrChange>
      </w:pPr>
      <w:ins w:id="55" w:author="Kitti Ong-ajchaowlerd" w:date="2026-07-09T15:48:00Z" w16du:dateUtc="2026-07-09T08:48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FC09AC" w:rsidRPr="00D97E5A">
        <w:rPr>
          <w:rFonts w:ascii="TH SarabunPSK" w:hAnsi="TH SarabunPSK" w:cs="TH SarabunPSK"/>
          <w:sz w:val="30"/>
          <w:szCs w:val="30"/>
          <w:cs/>
        </w:rPr>
        <w:t>1</w:t>
      </w:r>
      <w:r w:rsidR="008E5F12">
        <w:rPr>
          <w:rFonts w:ascii="TH SarabunPSK" w:hAnsi="TH SarabunPSK" w:cs="TH SarabunPSK"/>
          <w:sz w:val="30"/>
          <w:szCs w:val="30"/>
        </w:rPr>
        <w:t>4</w:t>
      </w:r>
      <w:r w:rsidR="00FC09AC" w:rsidRPr="00D97E5A">
        <w:rPr>
          <w:rFonts w:ascii="TH SarabunPSK" w:hAnsi="TH SarabunPSK" w:cs="TH SarabunPSK"/>
          <w:sz w:val="30"/>
          <w:szCs w:val="30"/>
          <w:cs/>
        </w:rPr>
        <w:t xml:space="preserve">/2569 </w:t>
      </w:r>
      <w:r w:rsidR="006265CB" w:rsidRPr="00AA4150">
        <w:rPr>
          <w:rFonts w:ascii="TH SarabunPSK" w:hAnsi="TH SarabunPSK" w:cs="TH SarabunPSK"/>
          <w:sz w:val="30"/>
          <w:szCs w:val="30"/>
          <w:cs/>
        </w:rPr>
        <w:t xml:space="preserve">เมื่อวันที่ </w:t>
      </w:r>
      <w:r w:rsidR="006265CB">
        <w:rPr>
          <w:rFonts w:ascii="TH SarabunPSK" w:hAnsi="TH SarabunPSK" w:cs="TH SarabunPSK"/>
          <w:sz w:val="30"/>
          <w:szCs w:val="30"/>
        </w:rPr>
        <w:t>24</w:t>
      </w:r>
      <w:r w:rsidR="006265CB" w:rsidRPr="00AA4150">
        <w:rPr>
          <w:rFonts w:ascii="TH SarabunPSK" w:hAnsi="TH SarabunPSK" w:cs="TH SarabunPSK"/>
          <w:sz w:val="30"/>
          <w:szCs w:val="30"/>
        </w:rPr>
        <w:t xml:space="preserve"> </w:t>
      </w:r>
      <w:r w:rsidR="006265CB">
        <w:rPr>
          <w:rFonts w:ascii="TH SarabunPSK" w:hAnsi="TH SarabunPSK" w:cs="TH SarabunPSK" w:hint="cs"/>
          <w:sz w:val="30"/>
          <w:szCs w:val="30"/>
          <w:cs/>
        </w:rPr>
        <w:t>มิถุนายน</w:t>
      </w:r>
      <w:r w:rsidR="006265CB" w:rsidRPr="00AA4150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6265CB" w:rsidRPr="00AA4150">
        <w:rPr>
          <w:rFonts w:ascii="TH SarabunPSK" w:hAnsi="TH SarabunPSK" w:cs="TH SarabunPSK"/>
          <w:sz w:val="30"/>
          <w:szCs w:val="30"/>
        </w:rPr>
        <w:t xml:space="preserve">2569 </w:t>
      </w:r>
    </w:p>
    <w:p w14:paraId="16ED5569" w14:textId="7A5EBCBA" w:rsidR="00B03B21" w:rsidRPr="00AA4150" w:rsidRDefault="00B03B21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56" w:author="Kitti Ong-ajchaowlerd" w:date="2026-07-09T15:47:00Z" w16du:dateUtc="2026-07-09T08:47:00Z">
          <w:pPr>
            <w:tabs>
              <w:tab w:val="left" w:pos="1134"/>
            </w:tabs>
            <w:spacing w:before="120" w:after="120" w:line="240" w:lineRule="auto"/>
            <w:jc w:val="thaiDistribute"/>
          </w:pPr>
        </w:pPrChange>
      </w:pPr>
    </w:p>
    <w:p w14:paraId="477CE93E" w14:textId="77777777" w:rsidR="0068521A" w:rsidRDefault="005446EE" w:rsidP="0068521A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57" w:author="Kitti Ong-ajchaowlerd" w:date="2026-07-09T15:48:00Z" w16du:dateUtc="2026-07-09T08:48:00Z"/>
          <w:rFonts w:ascii="TH SarabunPSK" w:hAnsi="TH SarabunPSK" w:cs="TH SarabunPSK"/>
          <w:bCs/>
          <w:sz w:val="30"/>
          <w:szCs w:val="30"/>
        </w:rPr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วาระที่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="00B31509" w:rsidRPr="00AA4150">
        <w:rPr>
          <w:rFonts w:ascii="TH SarabunPSK" w:hAnsi="TH SarabunPSK" w:cs="TH SarabunPSK"/>
          <w:b/>
          <w:sz w:val="30"/>
          <w:szCs w:val="30"/>
        </w:rPr>
        <w:t>2</w:t>
      </w:r>
      <w:r w:rsidR="006F1B90" w:rsidRPr="00AA4150">
        <w:rPr>
          <w:rFonts w:ascii="TH SarabunPSK" w:hAnsi="TH SarabunPSK" w:cs="TH SarabunPSK"/>
          <w:bCs/>
          <w:sz w:val="30"/>
          <w:szCs w:val="30"/>
          <w:cs/>
        </w:rPr>
        <w:tab/>
      </w:r>
      <w:r w:rsidR="00A57F6F" w:rsidRPr="00AA4150">
        <w:rPr>
          <w:rFonts w:ascii="TH SarabunPSK" w:hAnsi="TH SarabunPSK" w:cs="TH SarabunPSK"/>
          <w:bCs/>
          <w:sz w:val="30"/>
          <w:szCs w:val="30"/>
          <w:cs/>
        </w:rPr>
        <w:t>พิจารณาอนุมัติ</w:t>
      </w:r>
      <w:r w:rsidR="00A57F6F">
        <w:rPr>
          <w:rFonts w:ascii="TH SarabunPSK" w:hAnsi="TH SarabunPSK" w:cs="TH SarabunPSK" w:hint="cs"/>
          <w:bCs/>
          <w:sz w:val="30"/>
          <w:szCs w:val="30"/>
          <w:cs/>
        </w:rPr>
        <w:t>ธุรกรรมการซื้อหุ้นสามัญทั้งหมดของบริษัท เมดิกา แอ</w:t>
      </w:r>
      <w:r w:rsidR="00E52C11">
        <w:rPr>
          <w:rFonts w:ascii="TH SarabunPSK" w:hAnsi="TH SarabunPSK" w:cs="TH SarabunPSK" w:hint="cs"/>
          <w:bCs/>
          <w:sz w:val="30"/>
          <w:szCs w:val="30"/>
          <w:cs/>
        </w:rPr>
        <w:t>ส</w:t>
      </w:r>
      <w:r w:rsidR="00A57F6F">
        <w:rPr>
          <w:rFonts w:ascii="TH SarabunPSK" w:hAnsi="TH SarabunPSK" w:cs="TH SarabunPSK" w:hint="cs"/>
          <w:bCs/>
          <w:sz w:val="30"/>
          <w:szCs w:val="30"/>
          <w:cs/>
        </w:rPr>
        <w:t>เซทส์ จำกัดและ</w:t>
      </w:r>
      <w:r w:rsidRPr="00AA4150">
        <w:rPr>
          <w:rFonts w:ascii="TH SarabunPSK" w:hAnsi="TH SarabunPSK" w:cs="TH SarabunPSK"/>
          <w:bCs/>
          <w:sz w:val="30"/>
          <w:szCs w:val="30"/>
          <w:cs/>
        </w:rPr>
        <w:t>ธุรกรรม</w:t>
      </w:r>
    </w:p>
    <w:p w14:paraId="5163FF21" w14:textId="77777777" w:rsidR="0068521A" w:rsidRDefault="0068521A" w:rsidP="0068521A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58" w:author="Kitti Ong-ajchaowlerd" w:date="2026-07-09T15:48:00Z" w16du:dateUtc="2026-07-09T08:48:00Z"/>
          <w:rFonts w:ascii="TH SarabunPSK" w:hAnsi="TH SarabunPSK" w:cs="TH SarabunPSK"/>
          <w:b/>
          <w:bCs/>
          <w:sz w:val="30"/>
          <w:szCs w:val="30"/>
        </w:rPr>
      </w:pPr>
      <w:ins w:id="59" w:author="Kitti Ong-ajchaowlerd" w:date="2026-07-09T15:48:00Z" w16du:dateUtc="2026-07-09T08:48:00Z">
        <w:r>
          <w:rPr>
            <w:rFonts w:ascii="TH SarabunPSK" w:hAnsi="TH SarabunPSK" w:cs="TH SarabunPSK"/>
            <w:bCs/>
            <w:sz w:val="30"/>
            <w:szCs w:val="30"/>
            <w:cs/>
          </w:rPr>
          <w:tab/>
        </w:r>
      </w:ins>
      <w:r w:rsidR="005446EE" w:rsidRPr="00AA4150">
        <w:rPr>
          <w:rFonts w:ascii="TH SarabunPSK" w:hAnsi="TH SarabunPSK" w:cs="TH SarabunPSK"/>
          <w:b/>
          <w:bCs/>
          <w:sz w:val="30"/>
          <w:szCs w:val="30"/>
          <w:cs/>
        </w:rPr>
        <w:t>การ</w:t>
      </w:r>
      <w:r w:rsidR="003407FB" w:rsidRPr="008E5F12">
        <w:rPr>
          <w:rFonts w:ascii="TH SarabunPSK" w:hAnsi="TH SarabunPSK" w:cs="TH SarabunPSK"/>
          <w:b/>
          <w:bCs/>
          <w:sz w:val="30"/>
          <w:szCs w:val="30"/>
          <w:cs/>
        </w:rPr>
        <w:t xml:space="preserve">เข้าลงทุนในโครงการอาคารพาณิชย์ภายใต้โครงการเจริญสินธานี-บ่อวิน อำเภอศรีราชา </w:t>
      </w:r>
    </w:p>
    <w:p w14:paraId="4FBC3A31" w14:textId="22126338" w:rsidR="005446EE" w:rsidRPr="00AA4150" w:rsidRDefault="0068521A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b/>
          <w:bCs/>
          <w:sz w:val="30"/>
          <w:szCs w:val="30"/>
        </w:rPr>
        <w:pPrChange w:id="60" w:author="Kitti Ong-ajchaowlerd" w:date="2026-07-09T15:47:00Z" w16du:dateUtc="2026-07-09T08:47:00Z">
          <w:pPr>
            <w:ind w:left="1134" w:hanging="1134"/>
            <w:jc w:val="thaiDistribute"/>
          </w:pPr>
        </w:pPrChange>
      </w:pPr>
      <w:ins w:id="61" w:author="Kitti Ong-ajchaowlerd" w:date="2026-07-09T15:48:00Z" w16du:dateUtc="2026-07-09T08:48:00Z">
        <w:r>
          <w:rPr>
            <w:rFonts w:ascii="TH SarabunPSK" w:hAnsi="TH SarabunPSK" w:cs="TH SarabunPSK"/>
            <w:b/>
            <w:bCs/>
            <w:sz w:val="30"/>
            <w:szCs w:val="30"/>
            <w:cs/>
          </w:rPr>
          <w:tab/>
        </w:r>
      </w:ins>
      <w:r w:rsidR="003407FB" w:rsidRPr="008E5F12">
        <w:rPr>
          <w:rFonts w:ascii="TH SarabunPSK" w:hAnsi="TH SarabunPSK" w:cs="TH SarabunPSK"/>
          <w:b/>
          <w:bCs/>
          <w:sz w:val="30"/>
          <w:szCs w:val="30"/>
          <w:cs/>
        </w:rPr>
        <w:t>จังหวัดชลบุรี</w:t>
      </w:r>
      <w:r w:rsidR="003407FB" w:rsidRPr="006F5FC2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14:paraId="08D29F42" w14:textId="77777777" w:rsidR="00DE7D99" w:rsidRDefault="0068521A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2" w:author="Kitti Ong-ajchaowlerd" w:date="2026-07-09T15:48:00Z" w16du:dateUtc="2026-07-09T08:48:00Z"/>
          <w:rFonts w:ascii="TH SarabunPSK" w:hAnsi="TH SarabunPSK" w:cs="TH SarabunPSK"/>
          <w:b/>
          <w:sz w:val="30"/>
          <w:szCs w:val="30"/>
        </w:rPr>
      </w:pPr>
      <w:ins w:id="63" w:author="Kitti Ong-ajchaowlerd" w:date="2026-07-09T15:48:00Z" w16du:dateUtc="2026-07-09T08:48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 w:rsidRPr="0068521A">
        <w:rPr>
          <w:rFonts w:ascii="TH SarabunPSK" w:hAnsi="TH SarabunPSK" w:cs="TH SarabunPSK"/>
          <w:bCs/>
          <w:sz w:val="30"/>
          <w:szCs w:val="30"/>
          <w:cs/>
          <w:rPrChange w:id="64" w:author="Kitti Ong-ajchaowlerd" w:date="2026-07-09T15:48:00Z" w16du:dateUtc="2026-07-09T08:48:00Z">
            <w:rPr>
              <w:rFonts w:ascii="TH SarabunPSK" w:hAnsi="TH SarabunPSK" w:cs="TH SarabunPSK"/>
              <w:b/>
              <w:sz w:val="30"/>
              <w:szCs w:val="30"/>
              <w:cs/>
            </w:rPr>
          </w:rPrChange>
        </w:rPr>
        <w:t xml:space="preserve">เลขานุการบริษัท </w:t>
      </w:r>
      <w:r w:rsidR="003A345E" w:rsidRPr="003A345E">
        <w:rPr>
          <w:rFonts w:ascii="TH SarabunPSK" w:hAnsi="TH SarabunPSK" w:cs="TH SarabunPSK"/>
          <w:b/>
          <w:sz w:val="30"/>
          <w:szCs w:val="30"/>
          <w:cs/>
        </w:rPr>
        <w:t>แจ้งต่อที่ประชุมว่า เนื่องจากคณะกรรมการบริษัท ครั้งที่ 14/2569 ซึ่งประชุมเมื่อ</w:t>
      </w:r>
    </w:p>
    <w:p w14:paraId="32E27701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5" w:author="Kitti Ong-ajchaowlerd" w:date="2026-07-09T15:48:00Z" w16du:dateUtc="2026-07-09T08:48:00Z"/>
          <w:rFonts w:ascii="TH SarabunPSK" w:hAnsi="TH SarabunPSK" w:cs="TH SarabunPSK"/>
          <w:b/>
          <w:sz w:val="30"/>
          <w:szCs w:val="30"/>
        </w:rPr>
      </w:pPr>
      <w:ins w:id="66" w:author="Kitti Ong-ajchaowlerd" w:date="2026-07-09T15:48:00Z" w16du:dateUtc="2026-07-09T08:48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 w:rsidRPr="003A345E">
        <w:rPr>
          <w:rFonts w:ascii="TH SarabunPSK" w:hAnsi="TH SarabunPSK" w:cs="TH SarabunPSK"/>
          <w:b/>
          <w:sz w:val="30"/>
          <w:szCs w:val="30"/>
          <w:cs/>
        </w:rPr>
        <w:t>วันที่ 24 มิถุนายน 2569 เห็นว่า</w:t>
      </w:r>
      <w:r w:rsidR="003A345E">
        <w:rPr>
          <w:rFonts w:ascii="TH SarabunPSK" w:hAnsi="TH SarabunPSK" w:cs="TH SarabunPSK" w:hint="cs"/>
          <w:b/>
          <w:sz w:val="30"/>
          <w:szCs w:val="30"/>
          <w:cs/>
        </w:rPr>
        <w:t>ข้อมูลที่ฝ่ายจัดการเตรียมมานำเสนอ</w:t>
      </w:r>
      <w:r w:rsidR="003A345E" w:rsidRPr="003A345E">
        <w:rPr>
          <w:rFonts w:ascii="TH SarabunPSK" w:hAnsi="TH SarabunPSK" w:cs="TH SarabunPSK"/>
          <w:b/>
          <w:sz w:val="30"/>
          <w:szCs w:val="30"/>
          <w:cs/>
        </w:rPr>
        <w:t>พิจารณาอนุมัติธุรกรรมการซื้อหุ้น</w:t>
      </w:r>
    </w:p>
    <w:p w14:paraId="37B17D68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7" w:author="Kitti Ong-ajchaowlerd" w:date="2026-07-09T15:48:00Z" w16du:dateUtc="2026-07-09T08:48:00Z"/>
          <w:rFonts w:ascii="TH SarabunPSK" w:hAnsi="TH SarabunPSK" w:cs="TH SarabunPSK"/>
          <w:b/>
          <w:sz w:val="30"/>
          <w:szCs w:val="30"/>
        </w:rPr>
      </w:pPr>
      <w:ins w:id="68" w:author="Kitti Ong-ajchaowlerd" w:date="2026-07-09T15:48:00Z" w16du:dateUtc="2026-07-09T08:48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 w:rsidRPr="003A345E">
        <w:rPr>
          <w:rFonts w:ascii="TH SarabunPSK" w:hAnsi="TH SarabunPSK" w:cs="TH SarabunPSK"/>
          <w:b/>
          <w:sz w:val="30"/>
          <w:szCs w:val="30"/>
          <w:cs/>
        </w:rPr>
        <w:t xml:space="preserve">สามัญทั้งหมดของบริษัท เมดิกา แอสเซทส์ จำกัด (“ธุรกรรมการเข้าซื้อหุ้นสามัญทั้งหมดของ </w:t>
      </w:r>
    </w:p>
    <w:p w14:paraId="5A3D5809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9" w:author="Kitti Ong-ajchaowlerd" w:date="2026-07-09T15:49:00Z" w16du:dateUtc="2026-07-09T08:49:00Z"/>
          <w:rFonts w:ascii="TH SarabunPSK" w:hAnsi="TH SarabunPSK" w:cs="TH SarabunPSK"/>
          <w:b/>
          <w:sz w:val="30"/>
          <w:szCs w:val="30"/>
        </w:rPr>
      </w:pPr>
      <w:ins w:id="70" w:author="Kitti Ong-ajchaowlerd" w:date="2026-07-09T15:48:00Z" w16du:dateUtc="2026-07-09T08:48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 w:rsidRPr="00DE7D99">
        <w:rPr>
          <w:rFonts w:ascii="TH SarabunPSK" w:hAnsi="TH SarabunPSK" w:cs="TH SarabunPSK"/>
          <w:bCs/>
          <w:sz w:val="30"/>
          <w:szCs w:val="30"/>
          <w:rPrChange w:id="71" w:author="Kitti Ong-ajchaowlerd" w:date="2026-07-09T15:49:00Z" w16du:dateUtc="2026-07-09T08:49:00Z">
            <w:rPr>
              <w:rFonts w:ascii="TH SarabunPSK" w:hAnsi="TH SarabunPSK" w:cs="TH SarabunPSK"/>
              <w:b/>
              <w:sz w:val="30"/>
              <w:szCs w:val="30"/>
            </w:rPr>
          </w:rPrChange>
        </w:rPr>
        <w:t>MEDIKA</w:t>
      </w:r>
      <w:r w:rsidR="003A345E" w:rsidRPr="00DE7D99">
        <w:rPr>
          <w:rFonts w:ascii="TH SarabunPSK" w:hAnsi="TH SarabunPSK" w:cs="TH SarabunPSK"/>
          <w:b/>
          <w:sz w:val="30"/>
          <w:szCs w:val="30"/>
        </w:rPr>
        <w:t>”</w:t>
      </w:r>
      <w:r w:rsidR="003A345E" w:rsidRPr="00DE7D99">
        <w:rPr>
          <w:rFonts w:ascii="TH SarabunPSK" w:hAnsi="TH SarabunPSK" w:cs="TH SarabunPSK"/>
          <w:bCs/>
          <w:sz w:val="30"/>
          <w:szCs w:val="30"/>
          <w:rPrChange w:id="72" w:author="Kitti Ong-ajchaowlerd" w:date="2026-07-09T15:48:00Z" w16du:dateUtc="2026-07-09T08:48:00Z">
            <w:rPr>
              <w:rFonts w:ascii="TH SarabunPSK" w:hAnsi="TH SarabunPSK" w:cs="TH SarabunPSK"/>
              <w:b/>
              <w:sz w:val="30"/>
              <w:szCs w:val="30"/>
            </w:rPr>
          </w:rPrChange>
        </w:rPr>
        <w:t>)</w:t>
      </w:r>
      <w:r w:rsidR="003A345E" w:rsidRPr="003A345E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3A345E" w:rsidRPr="003A345E">
        <w:rPr>
          <w:rFonts w:ascii="TH SarabunPSK" w:hAnsi="TH SarabunPSK" w:cs="TH SarabunPSK"/>
          <w:b/>
          <w:sz w:val="30"/>
          <w:szCs w:val="30"/>
          <w:cs/>
        </w:rPr>
        <w:t xml:space="preserve">และธุรกรรมการเข้าลงทุนในโครงการอาคารพาณิชย์ภายใต้โครงการเจริญสินธานี-บ่อวิน </w:t>
      </w:r>
    </w:p>
    <w:p w14:paraId="2DDB47B6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73" w:author="Kitti Ong-ajchaowlerd" w:date="2026-07-09T15:49:00Z" w16du:dateUtc="2026-07-09T08:49:00Z"/>
          <w:rFonts w:ascii="TH SarabunPSK" w:hAnsi="TH SarabunPSK" w:cs="TH SarabunPSK"/>
          <w:b/>
          <w:sz w:val="30"/>
          <w:szCs w:val="30"/>
        </w:rPr>
      </w:pPr>
      <w:ins w:id="74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 w:rsidRPr="003A345E">
        <w:rPr>
          <w:rFonts w:ascii="TH SarabunPSK" w:hAnsi="TH SarabunPSK" w:cs="TH SarabunPSK"/>
          <w:b/>
          <w:sz w:val="30"/>
          <w:szCs w:val="30"/>
          <w:cs/>
        </w:rPr>
        <w:t>อำเภอศรีราชา จังหวัดชลบุรี (“ธุรกรรมการซื้ออาคารพาณิชย์”)</w:t>
      </w:r>
      <w:r w:rsidR="003A345E">
        <w:rPr>
          <w:rFonts w:ascii="TH SarabunPSK" w:hAnsi="TH SarabunPSK" w:cs="TH SarabunPSK" w:hint="cs"/>
          <w:b/>
          <w:sz w:val="30"/>
          <w:szCs w:val="30"/>
          <w:cs/>
        </w:rPr>
        <w:t xml:space="preserve"> ยังไม่เพียงพอที่จะพิจารณาอนุมัติได้ </w:t>
      </w:r>
    </w:p>
    <w:p w14:paraId="29A1CBE3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75" w:author="Kitti Ong-ajchaowlerd" w:date="2026-07-09T15:49:00Z" w16du:dateUtc="2026-07-09T08:49:00Z"/>
          <w:rFonts w:ascii="TH SarabunPSK" w:hAnsi="TH SarabunPSK" w:cs="TH SarabunPSK"/>
          <w:b/>
          <w:sz w:val="30"/>
          <w:szCs w:val="30"/>
        </w:rPr>
      </w:pPr>
      <w:ins w:id="76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>
        <w:rPr>
          <w:rFonts w:ascii="TH SarabunPSK" w:hAnsi="TH SarabunPSK" w:cs="TH SarabunPSK" w:hint="cs"/>
          <w:b/>
          <w:sz w:val="30"/>
          <w:szCs w:val="30"/>
          <w:cs/>
        </w:rPr>
        <w:t xml:space="preserve">จึงสั่งให้ฝ่ายจัดการไปเตรียมข้อมูลเพื่อมานำเสนอเพิ่มเติมในการประชุมคณะกรรมการบริษัท ครั้งที่ </w:t>
      </w:r>
    </w:p>
    <w:p w14:paraId="28319637" w14:textId="54136229" w:rsidR="003A345E" w:rsidRDefault="00DE7D9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  <w:cs/>
        </w:rPr>
        <w:pPrChange w:id="77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78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A345E">
        <w:rPr>
          <w:rFonts w:ascii="TH SarabunPSK" w:hAnsi="TH SarabunPSK" w:cs="TH SarabunPSK" w:hint="cs"/>
          <w:b/>
          <w:sz w:val="30"/>
          <w:szCs w:val="30"/>
          <w:cs/>
        </w:rPr>
        <w:t xml:space="preserve">15/2569 ในวันจันทร์ที่ 29 มิถุนายน 2569 เวลา </w:t>
      </w:r>
      <w:r w:rsidR="003A345E">
        <w:rPr>
          <w:rFonts w:ascii="TH SarabunPSK" w:hAnsi="TH SarabunPSK" w:cs="TH SarabunPSK"/>
          <w:bCs/>
          <w:sz w:val="30"/>
          <w:szCs w:val="30"/>
        </w:rPr>
        <w:t>10</w:t>
      </w:r>
      <w:r w:rsidR="003A345E" w:rsidRPr="00F23A29">
        <w:rPr>
          <w:rFonts w:ascii="TH SarabunPSK" w:hAnsi="TH SarabunPSK" w:cs="TH SarabunPSK"/>
          <w:b/>
          <w:sz w:val="30"/>
          <w:szCs w:val="30"/>
          <w:cs/>
        </w:rPr>
        <w:t>.00</w:t>
      </w:r>
      <w:r w:rsidR="003A345E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3A345E">
        <w:rPr>
          <w:rFonts w:ascii="TH SarabunPSK" w:hAnsi="TH SarabunPSK" w:cs="TH SarabunPSK" w:hint="cs"/>
          <w:b/>
          <w:sz w:val="30"/>
          <w:szCs w:val="30"/>
          <w:cs/>
        </w:rPr>
        <w:t xml:space="preserve">น. </w:t>
      </w:r>
    </w:p>
    <w:p w14:paraId="0C0D04DE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79" w:author="Kitti Ong-ajchaowlerd" w:date="2026-07-09T15:49:00Z" w16du:dateUtc="2026-07-09T08:49:00Z"/>
          <w:rFonts w:ascii="TH SarabunPSK" w:hAnsi="TH SarabunPSK" w:cs="TH SarabunPSK"/>
          <w:b/>
          <w:sz w:val="30"/>
          <w:szCs w:val="30"/>
        </w:rPr>
      </w:pPr>
      <w:ins w:id="80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D05773">
        <w:rPr>
          <w:rFonts w:ascii="TH SarabunPSK" w:hAnsi="TH SarabunPSK" w:cs="TH SarabunPSK" w:hint="cs"/>
          <w:b/>
          <w:sz w:val="30"/>
          <w:szCs w:val="30"/>
          <w:cs/>
        </w:rPr>
        <w:t>ในการนี้</w:t>
      </w:r>
      <w:r w:rsidR="000462B0">
        <w:rPr>
          <w:rFonts w:ascii="TH SarabunPSK" w:hAnsi="TH SarabunPSK" w:cs="TH SarabunPSK" w:hint="cs"/>
          <w:b/>
          <w:sz w:val="30"/>
          <w:szCs w:val="30"/>
          <w:cs/>
        </w:rPr>
        <w:t xml:space="preserve"> </w:t>
      </w:r>
      <w:r w:rsidR="000F7F6A">
        <w:rPr>
          <w:rFonts w:ascii="TH SarabunPSK" w:hAnsi="TH SarabunPSK" w:cs="TH SarabunPSK" w:hint="cs"/>
          <w:b/>
          <w:sz w:val="30"/>
          <w:szCs w:val="30"/>
          <w:cs/>
        </w:rPr>
        <w:t>ฝ่ายจัดการได้นำส่ง</w:t>
      </w:r>
      <w:r w:rsidR="00DB7180">
        <w:rPr>
          <w:rFonts w:ascii="TH SarabunPSK" w:hAnsi="TH SarabunPSK" w:cs="TH SarabunPSK" w:hint="cs"/>
          <w:b/>
          <w:sz w:val="30"/>
          <w:szCs w:val="30"/>
          <w:cs/>
        </w:rPr>
        <w:t>รายงานการประเมินทรัพย์สิน รายละเอียดข้อตกลงเบื้องต้นของสัญญาซื้อ</w:t>
      </w:r>
    </w:p>
    <w:p w14:paraId="03996AA3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81" w:author="Kitti Ong-ajchaowlerd" w:date="2026-07-09T15:49:00Z" w16du:dateUtc="2026-07-09T08:49:00Z"/>
          <w:rFonts w:ascii="TH SarabunPSK" w:hAnsi="TH SarabunPSK" w:cs="TH SarabunPSK"/>
          <w:b/>
          <w:sz w:val="30"/>
          <w:szCs w:val="30"/>
        </w:rPr>
      </w:pPr>
      <w:ins w:id="82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DB7180">
        <w:rPr>
          <w:rFonts w:ascii="TH SarabunPSK" w:hAnsi="TH SarabunPSK" w:cs="TH SarabunPSK" w:hint="cs"/>
          <w:b/>
          <w:sz w:val="30"/>
          <w:szCs w:val="30"/>
          <w:cs/>
        </w:rPr>
        <w:t>ขายอาคารพาณิชย์ และสัญญาซื้อขายหุ้น</w:t>
      </w:r>
      <w:r w:rsidR="006D6704" w:rsidRPr="006447EC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บริษัท </w:t>
      </w:r>
      <w:r w:rsidR="006D6704" w:rsidRPr="006447EC">
        <w:rPr>
          <w:rFonts w:ascii="TH SarabunPSK" w:eastAsia="Malgun Gothic" w:hAnsi="TH SarabunPSK" w:cs="TH SarabunPSK"/>
          <w:color w:val="000000" w:themeColor="text1"/>
          <w:sz w:val="30"/>
          <w:szCs w:val="30"/>
          <w:cs/>
        </w:rPr>
        <w:t>เมดิกา แอสเซทส์</w:t>
      </w:r>
      <w:r w:rsidR="006D6704" w:rsidRPr="006447E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จำกัด </w:t>
      </w:r>
      <w:r w:rsidR="003A345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ซึ่งมี</w:t>
      </w:r>
      <w:r w:rsidR="00DB7180">
        <w:rPr>
          <w:rFonts w:ascii="TH SarabunPSK" w:hAnsi="TH SarabunPSK" w:cs="TH SarabunPSK" w:hint="cs"/>
          <w:b/>
          <w:sz w:val="30"/>
          <w:szCs w:val="30"/>
          <w:cs/>
        </w:rPr>
        <w:t>รายละเอียดปรากฏตาม</w:t>
      </w:r>
    </w:p>
    <w:p w14:paraId="355AB458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83" w:author="Kitti Ong-ajchaowlerd" w:date="2026-07-09T15:49:00Z" w16du:dateUtc="2026-07-09T08:49:00Z"/>
          <w:rFonts w:ascii="TH SarabunPSK" w:hAnsi="TH SarabunPSK" w:cs="TH SarabunPSK"/>
          <w:b/>
          <w:sz w:val="30"/>
          <w:szCs w:val="30"/>
        </w:rPr>
      </w:pPr>
      <w:ins w:id="84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DB7180">
        <w:rPr>
          <w:rFonts w:ascii="TH SarabunPSK" w:hAnsi="TH SarabunPSK" w:cs="TH SarabunPSK" w:hint="cs"/>
          <w:b/>
          <w:sz w:val="30"/>
          <w:szCs w:val="30"/>
          <w:cs/>
        </w:rPr>
        <w:t>เอกสารที่ส่งให้คณะกรรมการพิจารณาแล้ว</w:t>
      </w:r>
      <w:r w:rsidR="003502A2">
        <w:rPr>
          <w:rFonts w:ascii="TH SarabunPSK" w:hAnsi="TH SarabunPSK" w:cs="TH SarabunPSK" w:hint="cs"/>
          <w:b/>
          <w:sz w:val="30"/>
          <w:szCs w:val="30"/>
          <w:cs/>
        </w:rPr>
        <w:t xml:space="preserve"> จึงขอให้ที่ประชุมพิจารณาอนุมัติการเข้าทำธุรกรรม </w:t>
      </w:r>
    </w:p>
    <w:p w14:paraId="6C807446" w14:textId="0DC67255" w:rsidR="00D05773" w:rsidRDefault="00DE7D9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85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86" w:author="Kitti Ong-ajchaowlerd" w:date="2026-07-09T15:49:00Z" w16du:dateUtc="2026-07-09T08:49:00Z">
        <w:r>
          <w:rPr>
            <w:rFonts w:ascii="TH SarabunPSK" w:hAnsi="TH SarabunPSK" w:cs="TH SarabunPSK"/>
            <w:b/>
            <w:sz w:val="30"/>
            <w:szCs w:val="30"/>
            <w:cs/>
          </w:rPr>
          <w:tab/>
        </w:r>
      </w:ins>
      <w:r w:rsidR="003502A2">
        <w:rPr>
          <w:rFonts w:ascii="TH SarabunPSK" w:hAnsi="TH SarabunPSK" w:cs="TH SarabunPSK" w:hint="cs"/>
          <w:b/>
          <w:sz w:val="30"/>
          <w:szCs w:val="30"/>
          <w:cs/>
        </w:rPr>
        <w:t>ดังต่อไปนี้</w:t>
      </w:r>
    </w:p>
    <w:p w14:paraId="2CCEA661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87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88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  <w:t xml:space="preserve">1. </w:t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89" w:author="Kitti Ong-ajchaowlerd" w:date="2026-07-09T15:50:00Z" w16du:dateUtc="2026-07-09T08:50:00Z">
            <w:rPr>
              <w:cs/>
            </w:rPr>
          </w:rPrChange>
        </w:rPr>
        <w:t>อนุมัติให้</w:t>
      </w:r>
      <w:r w:rsidR="00F95D82" w:rsidRPr="00DE7D99">
        <w:rPr>
          <w:rFonts w:ascii="TH SarabunPSK" w:eastAsia="Calibri" w:hAnsi="TH SarabunPSK" w:cs="TH SarabunPSK"/>
          <w:color w:val="000000" w:themeColor="text1"/>
          <w:cs/>
          <w:rPrChange w:id="90" w:author="Kitti Ong-ajchaowlerd" w:date="2026-07-09T15:50:00Z" w16du:dateUtc="2026-07-09T08:50:00Z">
            <w:rPr>
              <w:rFonts w:eastAsia="Calibri"/>
              <w:cs/>
            </w:rPr>
          </w:rPrChange>
        </w:rPr>
        <w:t>บ</w:t>
      </w:r>
      <w:r w:rsidR="00F95D82" w:rsidRPr="00DE7D99">
        <w:rPr>
          <w:rFonts w:ascii="TH SarabunPSK" w:eastAsia="Calibri" w:hAnsi="TH SarabunPSK" w:cs="TH SarabunPSK"/>
          <w:color w:val="000000" w:themeColor="text1"/>
          <w:sz w:val="30"/>
          <w:szCs w:val="30"/>
          <w:cs/>
          <w:rPrChange w:id="91" w:author="Kitti Ong-ajchaowlerd" w:date="2026-07-09T15:50:00Z" w16du:dateUtc="2026-07-09T08:50:00Z">
            <w:rPr>
              <w:rFonts w:eastAsia="Calibri"/>
              <w:cs/>
            </w:rPr>
          </w:rPrChange>
        </w:rPr>
        <w:t>ริษัท เอมไพร์ อินฟินิตี้ จำกัด (“</w:t>
      </w:r>
      <w:r w:rsidR="00F95D82" w:rsidRPr="00DE7D99">
        <w:rPr>
          <w:rFonts w:ascii="TH SarabunPSK" w:eastAsia="Calibri" w:hAnsi="TH SarabunPSK" w:cs="TH SarabunPSK"/>
          <w:b/>
          <w:bCs/>
          <w:color w:val="000000" w:themeColor="text1"/>
          <w:sz w:val="30"/>
          <w:szCs w:val="30"/>
          <w:rPrChange w:id="92" w:author="Kitti Ong-ajchaowlerd" w:date="2026-07-09T15:50:00Z" w16du:dateUtc="2026-07-09T08:50:00Z">
            <w:rPr>
              <w:rFonts w:eastAsia="Calibri"/>
              <w:b/>
              <w:bCs/>
            </w:rPr>
          </w:rPrChange>
        </w:rPr>
        <w:t>EMPIRE INFINITY</w:t>
      </w:r>
      <w:r w:rsidR="00F95D82" w:rsidRPr="00DE7D99">
        <w:rPr>
          <w:rFonts w:ascii="TH SarabunPSK" w:eastAsia="Calibri" w:hAnsi="TH SarabunPSK" w:cs="TH SarabunPSK"/>
          <w:color w:val="000000" w:themeColor="text1"/>
          <w:sz w:val="30"/>
          <w:szCs w:val="30"/>
          <w:rPrChange w:id="93" w:author="Kitti Ong-ajchaowlerd" w:date="2026-07-09T15:50:00Z" w16du:dateUtc="2026-07-09T08:50:00Z">
            <w:rPr>
              <w:rFonts w:eastAsia="Calibri"/>
            </w:rPr>
          </w:rPrChange>
        </w:rPr>
        <w:t>”)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94" w:author="Kitti Ong-ajchaowlerd" w:date="2026-07-09T15:50:00Z" w16du:dateUtc="2026-07-09T08:50:00Z">
            <w:rPr>
              <w:cs/>
            </w:rPr>
          </w:rPrChange>
        </w:rPr>
        <w:t xml:space="preserve"> ซึ่งเป็นบริษัทย่อยของบริษัทฯ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rPrChange w:id="95" w:author="Kitti Ong-ajchaowlerd" w:date="2026-07-09T15:50:00Z" w16du:dateUtc="2026-07-09T08:50:00Z">
            <w:rPr/>
          </w:rPrChange>
        </w:rPr>
        <w:t xml:space="preserve"> </w:t>
      </w:r>
    </w:p>
    <w:p w14:paraId="23E3E228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96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97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98" w:author="Kitti Ong-ajchaowlerd" w:date="2026-07-09T15:50:00Z" w16du:dateUtc="2026-07-09T08:50:00Z">
            <w:rPr>
              <w:cs/>
            </w:rPr>
          </w:rPrChange>
        </w:rPr>
        <w:t>เข้าซื้อหุ้นสามัญของ</w:t>
      </w:r>
      <w:r w:rsidR="006D6704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99" w:author="Kitti Ong-ajchaowlerd" w:date="2026-07-09T15:50:00Z" w16du:dateUtc="2026-07-09T08:50:00Z">
            <w:rPr>
              <w:cs/>
            </w:rPr>
          </w:rPrChange>
        </w:rPr>
        <w:t xml:space="preserve">บริษัท </w:t>
      </w:r>
      <w:r w:rsidR="006D6704" w:rsidRPr="00DE7D99">
        <w:rPr>
          <w:rFonts w:ascii="TH SarabunPSK" w:eastAsia="Malgun Gothic" w:hAnsi="TH SarabunPSK" w:cs="TH SarabunPSK" w:hint="cs"/>
          <w:color w:val="000000" w:themeColor="text1"/>
          <w:sz w:val="30"/>
          <w:szCs w:val="30"/>
          <w:cs/>
          <w:rPrChange w:id="100" w:author="Kitti Ong-ajchaowlerd" w:date="2026-07-09T15:50:00Z" w16du:dateUtc="2026-07-09T08:50:00Z">
            <w:rPr>
              <w:rFonts w:eastAsia="Malgun Gothic" w:hint="cs"/>
              <w:cs/>
            </w:rPr>
          </w:rPrChange>
        </w:rPr>
        <w:t>เมดิกา</w:t>
      </w:r>
      <w:r w:rsidR="006D6704" w:rsidRPr="00DE7D99">
        <w:rPr>
          <w:rFonts w:ascii="TH SarabunPSK" w:eastAsia="Malgun Gothic" w:hAnsi="TH SarabunPSK" w:cs="TH SarabunPSK"/>
          <w:color w:val="000000" w:themeColor="text1"/>
          <w:sz w:val="30"/>
          <w:szCs w:val="30"/>
          <w:cs/>
          <w:rPrChange w:id="101" w:author="Kitti Ong-ajchaowlerd" w:date="2026-07-09T15:50:00Z" w16du:dateUtc="2026-07-09T08:50:00Z">
            <w:rPr>
              <w:rFonts w:eastAsia="Malgun Gothic"/>
              <w:cs/>
            </w:rPr>
          </w:rPrChange>
        </w:rPr>
        <w:t xml:space="preserve"> </w:t>
      </w:r>
      <w:r w:rsidR="006D6704" w:rsidRPr="00DE7D99">
        <w:rPr>
          <w:rFonts w:ascii="TH SarabunPSK" w:eastAsia="Malgun Gothic" w:hAnsi="TH SarabunPSK" w:cs="TH SarabunPSK" w:hint="cs"/>
          <w:color w:val="000000" w:themeColor="text1"/>
          <w:sz w:val="30"/>
          <w:szCs w:val="30"/>
          <w:cs/>
          <w:rPrChange w:id="102" w:author="Kitti Ong-ajchaowlerd" w:date="2026-07-09T15:50:00Z" w16du:dateUtc="2026-07-09T08:50:00Z">
            <w:rPr>
              <w:rFonts w:eastAsia="Malgun Gothic" w:hint="cs"/>
              <w:cs/>
            </w:rPr>
          </w:rPrChange>
        </w:rPr>
        <w:t>แอสเซทส์</w:t>
      </w:r>
      <w:r w:rsidR="006D6704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03" w:author="Kitti Ong-ajchaowlerd" w:date="2026-07-09T15:50:00Z" w16du:dateUtc="2026-07-09T08:50:00Z">
            <w:rPr>
              <w:cs/>
            </w:rPr>
          </w:rPrChange>
        </w:rPr>
        <w:t xml:space="preserve"> จำกัด (“</w:t>
      </w:r>
      <w:r w:rsidR="006447EC" w:rsidRPr="00DE7D99">
        <w:rPr>
          <w:rFonts w:ascii="TH SarabunPSK" w:hAnsi="TH SarabunPSK" w:cs="TH SarabunPSK"/>
          <w:b/>
          <w:bCs/>
          <w:color w:val="000000" w:themeColor="text1"/>
          <w:sz w:val="30"/>
          <w:szCs w:val="30"/>
          <w:rPrChange w:id="104" w:author="Kitti Ong-ajchaowlerd" w:date="2026-07-09T15:50:00Z" w16du:dateUtc="2026-07-09T08:50:00Z">
            <w:rPr>
              <w:b/>
              <w:bCs/>
            </w:rPr>
          </w:rPrChange>
        </w:rPr>
        <w:t>MEDIKA</w:t>
      </w:r>
      <w:r w:rsidR="006D6704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05" w:author="Kitti Ong-ajchaowlerd" w:date="2026-07-09T15:50:00Z" w16du:dateUtc="2026-07-09T08:50:00Z">
            <w:rPr>
              <w:cs/>
            </w:rPr>
          </w:rPrChange>
        </w:rPr>
        <w:t>”)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06" w:author="Kitti Ong-ajchaowlerd" w:date="2026-07-09T15:50:00Z" w16du:dateUtc="2026-07-09T08:50:00Z">
            <w:rPr>
              <w:cs/>
            </w:rPr>
          </w:rPrChange>
        </w:rPr>
        <w:t xml:space="preserve"> ในสัดส่วนร้อยละ 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rPrChange w:id="107" w:author="Kitti Ong-ajchaowlerd" w:date="2026-07-09T15:50:00Z" w16du:dateUtc="2026-07-09T08:50:00Z">
            <w:rPr/>
          </w:rPrChange>
        </w:rPr>
        <w:t>100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08" w:author="Kitti Ong-ajchaowlerd" w:date="2026-07-09T15:50:00Z" w16du:dateUtc="2026-07-09T08:50:00Z">
            <w:rPr>
              <w:cs/>
            </w:rPr>
          </w:rPrChange>
        </w:rPr>
        <w:t xml:space="preserve"> ของ</w:t>
      </w:r>
    </w:p>
    <w:p w14:paraId="6E241580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09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110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11" w:author="Kitti Ong-ajchaowlerd" w:date="2026-07-09T15:50:00Z" w16du:dateUtc="2026-07-09T08:50:00Z">
            <w:rPr>
              <w:cs/>
            </w:rPr>
          </w:rPrChange>
        </w:rPr>
        <w:t xml:space="preserve">จำนวนหุ้นทั้งหมด มูลค่าไม่เกิน 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rPrChange w:id="112" w:author="Kitti Ong-ajchaowlerd" w:date="2026-07-09T15:50:00Z" w16du:dateUtc="2026-07-09T08:50:00Z">
            <w:rPr/>
          </w:rPrChange>
        </w:rPr>
        <w:t xml:space="preserve">1,000,000 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13" w:author="Kitti Ong-ajchaowlerd" w:date="2026-07-09T15:50:00Z" w16du:dateUtc="2026-07-09T08:50:00Z">
            <w:rPr>
              <w:cs/>
            </w:rPr>
          </w:rPrChange>
        </w:rPr>
        <w:t>บาท จาก นายอำนาจ บูจ</w:t>
      </w:r>
      <w:r w:rsidR="00DD4F2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14" w:author="Kitti Ong-ajchaowlerd" w:date="2026-07-09T15:50:00Z" w16du:dateUtc="2026-07-09T08:50:00Z">
            <w:rPr>
              <w:cs/>
            </w:rPr>
          </w:rPrChange>
        </w:rPr>
        <w:t>ีร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15" w:author="Kitti Ong-ajchaowlerd" w:date="2026-07-09T15:50:00Z" w16du:dateUtc="2026-07-09T08:50:00Z">
            <w:rPr>
              <w:cs/>
            </w:rPr>
          </w:rPrChange>
        </w:rPr>
        <w:t>ะ</w:t>
      </w:r>
      <w:r w:rsidR="006447EC" w:rsidRPr="00DE7D99">
        <w:rPr>
          <w:rFonts w:ascii="TH SarabunPSK" w:hAnsi="TH SarabunPSK" w:cs="TH SarabunPSK"/>
          <w:color w:val="000000" w:themeColor="text1"/>
          <w:sz w:val="30"/>
          <w:szCs w:val="30"/>
          <w:rPrChange w:id="116" w:author="Kitti Ong-ajchaowlerd" w:date="2026-07-09T15:50:00Z" w16du:dateUtc="2026-07-09T08:50:00Z">
            <w:rPr/>
          </w:rPrChange>
        </w:rPr>
        <w:t xml:space="preserve"> 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17" w:author="Kitti Ong-ajchaowlerd" w:date="2026-07-09T15:50:00Z" w16du:dateUtc="2026-07-09T08:50:00Z">
            <w:rPr>
              <w:cs/>
            </w:rPr>
          </w:rPrChange>
        </w:rPr>
        <w:t xml:space="preserve">อันจะเป็นผลให้ </w:t>
      </w:r>
    </w:p>
    <w:p w14:paraId="75C5EE17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18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119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rPrChange w:id="120" w:author="Kitti Ong-ajchaowlerd" w:date="2026-07-09T15:50:00Z" w16du:dateUtc="2026-07-09T08:50:00Z">
            <w:rPr/>
          </w:rPrChange>
        </w:rPr>
        <w:t xml:space="preserve">MEDIKA 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21" w:author="Kitti Ong-ajchaowlerd" w:date="2026-07-09T15:50:00Z" w16du:dateUtc="2026-07-09T08:50:00Z">
            <w:rPr>
              <w:cs/>
            </w:rPr>
          </w:rPrChange>
        </w:rPr>
        <w:t xml:space="preserve">เป็นบริษัทย่อยของบริษัทฯ ภายหลังธุรกรรมการซื้อขายหุ้นเสร็จสิ้น ซึ่ง 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rPrChange w:id="122" w:author="Kitti Ong-ajchaowlerd" w:date="2026-07-09T15:50:00Z" w16du:dateUtc="2026-07-09T08:50:00Z">
            <w:rPr/>
          </w:rPrChange>
        </w:rPr>
        <w:t xml:space="preserve">MEDIKA 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23" w:author="Kitti Ong-ajchaowlerd" w:date="2026-07-09T15:50:00Z" w16du:dateUtc="2026-07-09T08:50:00Z">
            <w:rPr>
              <w:cs/>
            </w:rPr>
          </w:rPrChange>
        </w:rPr>
        <w:t>มี</w:t>
      </w:r>
    </w:p>
    <w:p w14:paraId="2666F2BD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24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125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26" w:author="Kitti Ong-ajchaowlerd" w:date="2026-07-09T15:50:00Z" w16du:dateUtc="2026-07-09T08:50:00Z">
            <w:rPr>
              <w:cs/>
            </w:rPr>
          </w:rPrChange>
        </w:rPr>
        <w:t>กรรมสิทธิ์ในที่ดินโฉนดเลขที่ 174643 และ 174644 เนื้อที่รวมประมาณ 88.8 ตารางวา ตั้งอยู่</w:t>
      </w:r>
    </w:p>
    <w:p w14:paraId="56A00889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27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128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29" w:author="Kitti Ong-ajchaowlerd" w:date="2026-07-09T15:50:00Z" w16du:dateUtc="2026-07-09T08:50:00Z">
            <w:rPr>
              <w:cs/>
            </w:rPr>
          </w:rPrChange>
        </w:rPr>
        <w:t>เลขที่ 333/124-125 ถนนสายฉะเชิงเทรา-สัตหีบ (ทล.331) ตำบลบ่อวิน อำเภอศรีราชา จังหวัด</w:t>
      </w:r>
    </w:p>
    <w:p w14:paraId="0AD06341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30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131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32" w:author="Kitti Ong-ajchaowlerd" w:date="2026-07-09T15:50:00Z" w16du:dateUtc="2026-07-09T08:50:00Z">
            <w:rPr>
              <w:cs/>
            </w:rPr>
          </w:rPrChange>
        </w:rPr>
        <w:t>ชลบุรี โดยที่ดินดังกล่าวมีอาคารพาณิชย์ 4 ชั้น จำนวน 3 คูหา ตั้งอยู่ ปัจจุบัน อาคารพาณิชย์</w:t>
      </w:r>
    </w:p>
    <w:p w14:paraId="0B0083B3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33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</w:pPr>
      <w:ins w:id="134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35" w:author="Kitti Ong-ajchaowlerd" w:date="2026-07-09T15:50:00Z" w16du:dateUtc="2026-07-09T08:50:00Z">
            <w:rPr>
              <w:cs/>
            </w:rPr>
          </w:rPrChange>
        </w:rPr>
        <w:t>ดังกล่าวมีผู้เช่าอยู่แล้ว โดยมีอัตราค่าเช่าเดือนละ 900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rPrChange w:id="136" w:author="Kitti Ong-ajchaowlerd" w:date="2026-07-09T15:50:00Z" w16du:dateUtc="2026-07-09T08:50:00Z">
            <w:rPr/>
          </w:rPrChange>
        </w:rPr>
        <w:t>,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37" w:author="Kitti Ong-ajchaowlerd" w:date="2026-07-09T15:50:00Z" w16du:dateUtc="2026-07-09T08:50:00Z">
            <w:rPr>
              <w:cs/>
            </w:rPr>
          </w:rPrChange>
        </w:rPr>
        <w:t>000 บาท โดยรายละเอียดเกี่ยวกับการ</w:t>
      </w:r>
    </w:p>
    <w:p w14:paraId="26260CC8" w14:textId="77777777" w:rsidR="00DE7D99" w:rsidRDefault="00DE7D99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38" w:author="Kitti Ong-ajchaowlerd" w:date="2026-07-09T16:36:00Z" w16du:dateUtc="2026-07-09T09:36:00Z"/>
          <w:rFonts w:ascii="TH SarabunPSK" w:hAnsi="TH SarabunPSK" w:cs="TH SarabunPSK"/>
          <w:color w:val="000000" w:themeColor="text1"/>
          <w:sz w:val="30"/>
          <w:szCs w:val="30"/>
        </w:rPr>
      </w:pPr>
      <w:ins w:id="139" w:author="Kitti Ong-ajchaowlerd" w:date="2026-07-09T15:50:00Z" w16du:dateUtc="2026-07-09T08:50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40" w:author="Kitti Ong-ajchaowlerd" w:date="2026-07-09T15:50:00Z" w16du:dateUtc="2026-07-09T08:50:00Z">
            <w:rPr>
              <w:cs/>
            </w:rPr>
          </w:rPrChange>
        </w:rPr>
        <w:t xml:space="preserve">ลงทุนใน 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rPrChange w:id="141" w:author="Kitti Ong-ajchaowlerd" w:date="2026-07-09T15:50:00Z" w16du:dateUtc="2026-07-09T08:50:00Z">
            <w:rPr/>
          </w:rPrChange>
        </w:rPr>
        <w:t xml:space="preserve">MEDIKA </w:t>
      </w:r>
      <w:r w:rsidR="00C70C9D" w:rsidRPr="00DE7D99">
        <w:rPr>
          <w:rFonts w:ascii="TH SarabunPSK" w:hAnsi="TH SarabunPSK" w:cs="TH SarabunPSK"/>
          <w:color w:val="000000" w:themeColor="text1"/>
          <w:sz w:val="30"/>
          <w:szCs w:val="30"/>
          <w:cs/>
          <w:rPrChange w:id="142" w:author="Kitti Ong-ajchaowlerd" w:date="2026-07-09T15:50:00Z" w16du:dateUtc="2026-07-09T08:50:00Z">
            <w:rPr>
              <w:cs/>
            </w:rPr>
          </w:rPrChange>
        </w:rPr>
        <w:t>มีดังนี้</w:t>
      </w:r>
    </w:p>
    <w:p w14:paraId="664C521B" w14:textId="77777777" w:rsidR="00DD5A6D" w:rsidRDefault="00DD5A6D" w:rsidP="00DE7D99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ins w:id="143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69D20657" w14:textId="7B24878D" w:rsidR="00F23A29" w:rsidRPr="00DE7D99" w:rsidDel="00DD5A6D" w:rsidRDefault="00C70C9D">
      <w:pPr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jc w:val="thaiDistribute"/>
        <w:rPr>
          <w:del w:id="144" w:author="Kitti Ong-ajchaowlerd" w:date="2026-07-09T16:36:00Z" w16du:dateUtc="2026-07-09T09:36:00Z"/>
          <w:rFonts w:ascii="TH SarabunPSK" w:hAnsi="TH SarabunPSK" w:cs="TH SarabunPSK"/>
          <w:color w:val="000000" w:themeColor="text1"/>
          <w:sz w:val="30"/>
          <w:szCs w:val="30"/>
          <w:rPrChange w:id="145" w:author="Kitti Ong-ajchaowlerd" w:date="2026-07-09T15:50:00Z" w16du:dateUtc="2026-07-09T08:50:00Z">
            <w:rPr>
              <w:del w:id="146" w:author="Kitti Ong-ajchaowlerd" w:date="2026-07-09T16:36:00Z" w16du:dateUtc="2026-07-09T09:36:00Z"/>
            </w:rPr>
          </w:rPrChange>
        </w:rPr>
        <w:pPrChange w:id="147" w:author="Kitti Ong-ajchaowlerd" w:date="2026-07-09T15:50:00Z" w16du:dateUtc="2026-07-09T08:50:00Z">
          <w:pPr>
            <w:pStyle w:val="ListParagraph"/>
            <w:numPr>
              <w:numId w:val="34"/>
            </w:numPr>
            <w:tabs>
              <w:tab w:val="left" w:pos="1134"/>
            </w:tabs>
            <w:snapToGrid w:val="0"/>
            <w:spacing w:after="120" w:line="240" w:lineRule="auto"/>
            <w:ind w:left="0" w:firstLine="1134"/>
            <w:contextualSpacing w:val="0"/>
            <w:jc w:val="thaiDistribute"/>
          </w:pPr>
        </w:pPrChange>
      </w:pPr>
      <w:del w:id="148" w:author="Kitti Ong-ajchaowlerd" w:date="2026-07-09T16:36:00Z" w16du:dateUtc="2026-07-09T09:36:00Z">
        <w:r w:rsidRPr="00DE7D99" w:rsidDel="00DD5A6D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149" w:author="Kitti Ong-ajchaowlerd" w:date="2026-07-09T15:50:00Z" w16du:dateUtc="2026-07-09T08:50:00Z">
              <w:rPr>
                <w:cs/>
              </w:rPr>
            </w:rPrChange>
          </w:rPr>
          <w:delText xml:space="preserve"> </w:delText>
        </w:r>
      </w:del>
    </w:p>
    <w:p w14:paraId="67CA8707" w14:textId="61AF03BA" w:rsidR="00F23A29" w:rsidDel="00DE7D99" w:rsidRDefault="00F23A29">
      <w:pPr>
        <w:tabs>
          <w:tab w:val="left" w:pos="1134"/>
          <w:tab w:val="left" w:pos="1560"/>
          <w:tab w:val="left" w:pos="1985"/>
        </w:tabs>
        <w:snapToGrid w:val="0"/>
        <w:spacing w:line="240" w:lineRule="auto"/>
        <w:jc w:val="thaiDistribute"/>
        <w:rPr>
          <w:del w:id="150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  <w:pPrChange w:id="151" w:author="Kitti Ong-ajchaowlerd" w:date="2026-07-09T16:36:00Z" w16du:dateUtc="2026-07-09T09:36:00Z">
          <w:pPr>
            <w:pStyle w:val="ListParagraph"/>
            <w:tabs>
              <w:tab w:val="left" w:pos="1134"/>
            </w:tabs>
            <w:snapToGrid w:val="0"/>
            <w:spacing w:after="120" w:line="240" w:lineRule="auto"/>
            <w:ind w:left="1134"/>
            <w:contextualSpacing w:val="0"/>
            <w:jc w:val="thaiDistribute"/>
          </w:pPr>
        </w:pPrChange>
      </w:pPr>
    </w:p>
    <w:p w14:paraId="468AC1C8" w14:textId="7F10E68B" w:rsidR="00F23A29" w:rsidRPr="00F774D7" w:rsidDel="00DE7D99" w:rsidRDefault="00F23A29">
      <w:pPr>
        <w:rPr>
          <w:del w:id="152" w:author="Kitti Ong-ajchaowlerd" w:date="2026-07-09T15:50:00Z" w16du:dateUtc="2026-07-09T08:50:00Z"/>
          <w:rFonts w:ascii="TH SarabunPSK" w:hAnsi="TH SarabunPSK" w:cs="TH SarabunPSK"/>
          <w:color w:val="000000" w:themeColor="text1"/>
          <w:sz w:val="30"/>
          <w:szCs w:val="30"/>
        </w:rPr>
        <w:pPrChange w:id="153" w:author="Kitti Ong-ajchaowlerd" w:date="2026-07-09T16:36:00Z" w16du:dateUtc="2026-07-09T09:36:00Z">
          <w:pPr>
            <w:pStyle w:val="ListParagraph"/>
            <w:tabs>
              <w:tab w:val="left" w:pos="1134"/>
            </w:tabs>
            <w:snapToGrid w:val="0"/>
            <w:spacing w:after="120" w:line="240" w:lineRule="auto"/>
            <w:ind w:left="1134"/>
            <w:contextualSpacing w:val="0"/>
            <w:jc w:val="thaiDistribute"/>
          </w:pPr>
        </w:pPrChange>
      </w:pPr>
    </w:p>
    <w:tbl>
      <w:tblPr>
        <w:tblStyle w:val="TableGrid"/>
        <w:tblW w:w="7655" w:type="dxa"/>
        <w:tblInd w:w="1271" w:type="dxa"/>
        <w:tblLook w:val="04A0" w:firstRow="1" w:lastRow="0" w:firstColumn="1" w:lastColumn="0" w:noHBand="0" w:noVBand="1"/>
        <w:tblPrChange w:id="154" w:author="Kitti Ong-ajchaowlerd" w:date="2026-07-09T16:27:00Z" w16du:dateUtc="2026-07-09T09:27:00Z">
          <w:tblPr>
            <w:tblStyle w:val="TableGrid"/>
            <w:tblW w:w="9214" w:type="dxa"/>
            <w:tblInd w:w="-5" w:type="dxa"/>
            <w:tblLook w:val="04A0" w:firstRow="1" w:lastRow="0" w:firstColumn="1" w:lastColumn="0" w:noHBand="0" w:noVBand="1"/>
          </w:tblPr>
        </w:tblPrChange>
      </w:tblPr>
      <w:tblGrid>
        <w:gridCol w:w="2835"/>
        <w:gridCol w:w="4820"/>
        <w:tblGridChange w:id="155">
          <w:tblGrid>
            <w:gridCol w:w="1271"/>
            <w:gridCol w:w="1564"/>
            <w:gridCol w:w="1271"/>
            <w:gridCol w:w="4820"/>
            <w:gridCol w:w="288"/>
          </w:tblGrid>
        </w:tblGridChange>
      </w:tblGrid>
      <w:tr w:rsidR="006447EC" w:rsidRPr="006447EC" w14:paraId="1D847E74" w14:textId="77777777" w:rsidTr="00F932A9">
        <w:tc>
          <w:tcPr>
            <w:tcW w:w="2835" w:type="dxa"/>
            <w:tcPrChange w:id="156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5902AEE2" w14:textId="77777777" w:rsidR="006447EC" w:rsidRPr="006447EC" w:rsidRDefault="006447EC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57" w:author="Kitti Ong-ajchaowlerd" w:date="2026-07-09T16:36:00Z" w16du:dateUtc="2026-07-09T09:36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ชื่อบริษัท</w:t>
            </w:r>
          </w:p>
        </w:tc>
        <w:tc>
          <w:tcPr>
            <w:tcW w:w="4820" w:type="dxa"/>
            <w:tcPrChange w:id="158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56FC0624" w14:textId="3E60AAE2" w:rsidR="006447EC" w:rsidRPr="006D6704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159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D6704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MEDIKA</w:t>
            </w:r>
          </w:p>
        </w:tc>
      </w:tr>
      <w:tr w:rsidR="006447EC" w:rsidRPr="006447EC" w14:paraId="2C4D43B7" w14:textId="77777777" w:rsidTr="00F932A9">
        <w:tc>
          <w:tcPr>
            <w:tcW w:w="2835" w:type="dxa"/>
            <w:tcPrChange w:id="160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7EF3E6C7" w14:textId="77777777" w:rsidR="006447EC" w:rsidRPr="006447EC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161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ทุนจดทะเบียน</w:t>
            </w:r>
          </w:p>
        </w:tc>
        <w:tc>
          <w:tcPr>
            <w:tcW w:w="4820" w:type="dxa"/>
            <w:tcPrChange w:id="162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6DE95ACC" w14:textId="77777777" w:rsidR="006447EC" w:rsidRPr="006447EC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63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1,000,000 </w:t>
            </w:r>
            <w:r w:rsidRPr="006447EC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บาท</w:t>
            </w:r>
            <w:r w:rsidRPr="006447E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</w:p>
        </w:tc>
      </w:tr>
      <w:tr w:rsidR="006447EC" w:rsidRPr="006447EC" w14:paraId="72E1F96E" w14:textId="77777777" w:rsidTr="00F932A9">
        <w:tc>
          <w:tcPr>
            <w:tcW w:w="2835" w:type="dxa"/>
            <w:tcPrChange w:id="164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2B2B83D8" w14:textId="77777777" w:rsidR="006447EC" w:rsidRPr="006447EC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165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จำนวนหุ้นทั้งหมด</w:t>
            </w:r>
          </w:p>
        </w:tc>
        <w:tc>
          <w:tcPr>
            <w:tcW w:w="4820" w:type="dxa"/>
            <w:tcPrChange w:id="166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3F6DD06F" w14:textId="77777777" w:rsidR="006447EC" w:rsidRPr="006447EC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67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</w:t>
            </w:r>
            <w:r w:rsidRPr="006447EC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0</w:t>
            </w:r>
            <w:r w:rsidRPr="006447E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0,000 </w:t>
            </w:r>
            <w:r w:rsidRPr="006447EC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หุ้น</w:t>
            </w:r>
            <w:r w:rsidRPr="006447E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</w:p>
        </w:tc>
      </w:tr>
      <w:tr w:rsidR="006447EC" w:rsidRPr="006447EC" w14:paraId="742FF5BA" w14:textId="77777777" w:rsidTr="00F932A9">
        <w:tc>
          <w:tcPr>
            <w:tcW w:w="2835" w:type="dxa"/>
            <w:tcPrChange w:id="168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622AD942" w14:textId="77777777" w:rsidR="006447EC" w:rsidRPr="006447EC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69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มูลค่าที่ตราไว้</w:t>
            </w:r>
          </w:p>
        </w:tc>
        <w:tc>
          <w:tcPr>
            <w:tcW w:w="4820" w:type="dxa"/>
            <w:tcPrChange w:id="170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20DDB330" w14:textId="77777777" w:rsidR="006447EC" w:rsidRPr="006447EC" w:rsidRDefault="006447EC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171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10 บาท</w:t>
            </w:r>
            <w:r w:rsidRPr="006447EC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</w:p>
        </w:tc>
      </w:tr>
      <w:tr w:rsidR="00EC702B" w:rsidRPr="006447EC" w14:paraId="709317CA" w14:textId="77777777" w:rsidTr="00F932A9">
        <w:tc>
          <w:tcPr>
            <w:tcW w:w="2835" w:type="dxa"/>
            <w:tcPrChange w:id="172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6EF2D0BC" w14:textId="77777777" w:rsidR="00EC702B" w:rsidRPr="006447EC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73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lastRenderedPageBreak/>
              <w:t>สัดส่วนการเข้าลงทุน</w:t>
            </w:r>
          </w:p>
        </w:tc>
        <w:tc>
          <w:tcPr>
            <w:tcW w:w="4820" w:type="dxa"/>
            <w:tcPrChange w:id="174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553931DA" w14:textId="77777777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175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1.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ก่อนทำรายการ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</w:p>
          <w:p w14:paraId="0E3A55DC" w14:textId="77777777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176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1.1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นายอำนาจ บูจีระ ถือหุ้นในสัดส่วนร้อยละ 100.00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</w:p>
          <w:p w14:paraId="6EFC8E58" w14:textId="77777777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77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โดยนายอำนาจ บูจีระ ไม่เป็นบุคคลที่เกี่ยวโยงกันของบริษัทฯ ทั้งนี้ ใน 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มีนายสมโภชน์ ปัญจะ ถือหุ้น 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หุ้น โดยการซื้อขายหุ้นนี้ นายอำนาจ บูจีระ จะซื้อหุ้น 1 หุ้นจากนายสมโภชน์ ปัญจะ แล้วนำหุ้นทั้งหมดของ 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ขายให้แก่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EMPIRE INFINITY</w:t>
            </w:r>
          </w:p>
          <w:p w14:paraId="69EDB35D" w14:textId="77777777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78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2.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หลังทำรายการ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</w:p>
          <w:p w14:paraId="5FEF0B58" w14:textId="5F06D81E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179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บริษัทถือหุ้นทางอ้อม (ผ่าน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EMPIRE INFINITY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)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ในสัดส่วนร้อยละ 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100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</w:t>
            </w:r>
          </w:p>
        </w:tc>
      </w:tr>
      <w:tr w:rsidR="00EC702B" w:rsidRPr="006447EC" w14:paraId="722F87EF" w14:textId="77777777" w:rsidTr="00F932A9">
        <w:tc>
          <w:tcPr>
            <w:tcW w:w="2835" w:type="dxa"/>
            <w:tcPrChange w:id="180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5604A501" w14:textId="77777777" w:rsidR="00EC702B" w:rsidRPr="006447EC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81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ลักษณะการประกอบธุรกิจ</w:t>
            </w:r>
          </w:p>
        </w:tc>
        <w:tc>
          <w:tcPr>
            <w:tcW w:w="4820" w:type="dxa"/>
            <w:tcPrChange w:id="182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0B3B04B0" w14:textId="5515D790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183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กิจกรรมของบริษัทโฮลดิ้งที่ไม่ได้ลงทุนในธุรกิจการเงินเป็นหลัก</w:t>
            </w:r>
          </w:p>
        </w:tc>
      </w:tr>
      <w:tr w:rsidR="00EC702B" w:rsidRPr="006447EC" w14:paraId="5E5CC1F5" w14:textId="77777777" w:rsidTr="00F932A9">
        <w:tc>
          <w:tcPr>
            <w:tcW w:w="2835" w:type="dxa"/>
            <w:tcPrChange w:id="184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247EDE47" w14:textId="77777777" w:rsidR="00EC702B" w:rsidRPr="006447EC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85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ระยะเวลาที่คาดว่าจะเริ่มมีรายได้เชิงพาณิชย์</w:t>
            </w:r>
          </w:p>
        </w:tc>
        <w:tc>
          <w:tcPr>
            <w:tcW w:w="4820" w:type="dxa"/>
            <w:tcPrChange w:id="186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32220669" w14:textId="6DA92238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87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มีรายได้จากการให้เช่าที่ดินและสิ่งปลูกสร้างอยู่แล้วในปัจจุบัน </w:t>
            </w:r>
          </w:p>
        </w:tc>
      </w:tr>
      <w:tr w:rsidR="00EC702B" w:rsidRPr="006447EC" w14:paraId="26C17A0D" w14:textId="77777777" w:rsidTr="00F932A9">
        <w:tc>
          <w:tcPr>
            <w:tcW w:w="2835" w:type="dxa"/>
            <w:tcPrChange w:id="188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2789CFB6" w14:textId="77777777" w:rsidR="00EC702B" w:rsidRPr="006447EC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89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รายชื่อคณะกรรมการบริษัท</w:t>
            </w:r>
          </w:p>
        </w:tc>
        <w:tc>
          <w:tcPr>
            <w:tcW w:w="4820" w:type="dxa"/>
            <w:tcPrChange w:id="190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6CF24EAF" w14:textId="743A7777" w:rsidR="00EC702B" w:rsidRPr="00FB7AFF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cs/>
              </w:rPr>
              <w:pPrChange w:id="191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FB7AFF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คณะกรรมการทั้งหมดจะประกอบไปด้วยตัวแทนจากบริษัทฯ จำนวนไม่เกิน </w:t>
            </w:r>
            <w:r w:rsidRPr="00FB7AFF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</w:rPr>
              <w:t xml:space="preserve">3 </w:t>
            </w:r>
            <w:r w:rsidRPr="00FB7AFF">
              <w:rPr>
                <w:rFonts w:ascii="TH SarabunPSK" w:hAnsi="TH SarabunPSK" w:cs="TH SarabunPSK" w:hint="cs"/>
                <w:color w:val="000000" w:themeColor="text1"/>
                <w:spacing w:val="-2"/>
                <w:sz w:val="30"/>
                <w:szCs w:val="30"/>
                <w:cs/>
              </w:rPr>
              <w:t xml:space="preserve">คน </w:t>
            </w:r>
          </w:p>
        </w:tc>
      </w:tr>
      <w:tr w:rsidR="00EC702B" w:rsidRPr="006447EC" w14:paraId="57211193" w14:textId="77777777" w:rsidTr="00F932A9">
        <w:tc>
          <w:tcPr>
            <w:tcW w:w="2835" w:type="dxa"/>
            <w:tcPrChange w:id="192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6773FC8B" w14:textId="77777777" w:rsidR="00EC702B" w:rsidRPr="006447EC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93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ราคาซื้อขาย</w:t>
            </w:r>
          </w:p>
        </w:tc>
        <w:tc>
          <w:tcPr>
            <w:tcW w:w="4820" w:type="dxa"/>
            <w:tcPrChange w:id="194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67AC46B2" w14:textId="39D190C4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95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</w:pPr>
              </w:pPrChange>
            </w:pP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รวมทั้งสิ้นไม่เกิน 1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000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,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000 บาท</w:t>
            </w:r>
          </w:p>
        </w:tc>
      </w:tr>
      <w:tr w:rsidR="00EC702B" w:rsidRPr="006447EC" w14:paraId="5AD358CB" w14:textId="77777777" w:rsidTr="00F932A9">
        <w:tc>
          <w:tcPr>
            <w:tcW w:w="2835" w:type="dxa"/>
            <w:tcPrChange w:id="196" w:author="Kitti Ong-ajchaowlerd" w:date="2026-07-09T16:27:00Z" w16du:dateUtc="2026-07-09T09:27:00Z">
              <w:tcPr>
                <w:tcW w:w="2835" w:type="dxa"/>
                <w:gridSpan w:val="2"/>
              </w:tcPr>
            </w:tcPrChange>
          </w:tcPr>
          <w:p w14:paraId="2AAC185C" w14:textId="77777777" w:rsidR="00EC702B" w:rsidRPr="006447EC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pPrChange w:id="197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  <w:jc w:val="thaiDistribute"/>
                </w:pPr>
              </w:pPrChange>
            </w:pPr>
            <w:r w:rsidRPr="006447EC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วันที่คาดว่าธุรกรรมจะแล้วเสร็จ</w:t>
            </w:r>
          </w:p>
        </w:tc>
        <w:tc>
          <w:tcPr>
            <w:tcW w:w="4820" w:type="dxa"/>
            <w:tcPrChange w:id="198" w:author="Kitti Ong-ajchaowlerd" w:date="2026-07-09T16:27:00Z" w16du:dateUtc="2026-07-09T09:27:00Z">
              <w:tcPr>
                <w:tcW w:w="6379" w:type="dxa"/>
                <w:gridSpan w:val="3"/>
              </w:tcPr>
            </w:tcPrChange>
          </w:tcPr>
          <w:p w14:paraId="272F40BD" w14:textId="47541A99" w:rsidR="00EC702B" w:rsidRPr="00EC702B" w:rsidRDefault="00EC702B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line="240" w:lineRule="auto"/>
              <w:ind w:left="0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pPrChange w:id="199" w:author="Kitti Ong-ajchaowlerd" w:date="2026-07-09T15:47:00Z" w16du:dateUtc="2026-07-09T08:47:00Z">
                <w:pPr>
                  <w:pStyle w:val="ListParagraph"/>
                  <w:snapToGrid w:val="0"/>
                  <w:spacing w:line="240" w:lineRule="auto"/>
                  <w:ind w:left="0"/>
                  <w:contextualSpacing w:val="0"/>
                </w:pPr>
              </w:pPrChange>
            </w:pP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ภายใน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วันที่ 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31 </w:t>
            </w:r>
            <w:r w:rsidRPr="00EC702B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กรกฎาคม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256</w:t>
            </w:r>
            <w:r w:rsidRPr="00EC702B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9</w:t>
            </w:r>
          </w:p>
        </w:tc>
      </w:tr>
    </w:tbl>
    <w:p w14:paraId="1E1937D2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00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434FBBD6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01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  <w:ins w:id="202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ทั้งนี้ ภายใต้ลำดับขั้นตอนการเข้าทำรายการดังกล่าว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INFINITY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จะให้เงินกู้ยืมแก่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</w:p>
    <w:p w14:paraId="21C2FA5D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03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  <w:ins w:id="204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จำนวน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ไม่เกิน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15,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5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00,000 </w:t>
      </w:r>
      <w:r w:rsidR="00B20171" w:rsidRPr="00B20171">
        <w:rPr>
          <w:rFonts w:ascii="TH SarabunPSK" w:hAnsi="TH SarabunPSK" w:cs="TH SarabunPSK"/>
          <w:b/>
          <w:sz w:val="30"/>
          <w:szCs w:val="30"/>
          <w:cs/>
        </w:rPr>
        <w:t>บาท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เพื่อให้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ใช้ในการชำระคืนหนี้เงินกู้ยืมจากกรรมการของ </w:t>
      </w:r>
    </w:p>
    <w:p w14:paraId="5D0347AF" w14:textId="2357ED25" w:rsidR="00B20171" w:rsidRPr="00B20171" w:rsidRDefault="00DE7D9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205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206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ให้แล้วเสร็จตามเงื่อนไขที่คู่สัญญาจะได้ตกลงกัน</w:t>
      </w:r>
    </w:p>
    <w:p w14:paraId="63B6548A" w14:textId="77777777" w:rsidR="00DE7D99" w:rsidRDefault="00DE7D99" w:rsidP="00DE7D99">
      <w:pPr>
        <w:pStyle w:val="ListParagraph"/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ind w:left="0"/>
        <w:contextualSpacing w:val="0"/>
        <w:jc w:val="thaiDistribute"/>
        <w:rPr>
          <w:ins w:id="207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  <w:ins w:id="208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  <w:t>2.</w:t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อนุมัติให้ </w:t>
      </w:r>
      <w:r w:rsidR="00E8258A" w:rsidRPr="00B20171">
        <w:rPr>
          <w:rFonts w:ascii="TH SarabunPSK" w:hAnsi="TH SarabunPSK" w:cs="TH SarabunPSK"/>
          <w:color w:val="000000" w:themeColor="text1"/>
          <w:sz w:val="30"/>
          <w:szCs w:val="30"/>
        </w:rPr>
        <w:t>EMPIRE INFINITY</w:t>
      </w:r>
      <w:r w:rsidR="00141D5F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141D5F" w:rsidRPr="006447EC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ซึ่งเป็นบริษัทย่อยของบริษัทฯ</w:t>
      </w:r>
      <w:r w:rsidR="00141D5F" w:rsidRPr="006447EC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เข้าซื้ออาคารพาณิชย์ 4 ชั้น จำนวน </w:t>
      </w:r>
    </w:p>
    <w:p w14:paraId="7C8FB00F" w14:textId="77777777" w:rsidR="00DE7D99" w:rsidRDefault="00DE7D99" w:rsidP="00DE7D99">
      <w:pPr>
        <w:pStyle w:val="ListParagraph"/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ind w:left="0"/>
        <w:contextualSpacing w:val="0"/>
        <w:jc w:val="thaiDistribute"/>
        <w:rPr>
          <w:ins w:id="209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  <w:ins w:id="210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3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คูหา ตั้งอยู่เลขที่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333/124-125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ถนนสายฉะเชิงเทรา-สัตหีบ (ทล.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331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)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ตำบลบ่อวิน อำเภอศรี</w:t>
      </w:r>
    </w:p>
    <w:p w14:paraId="18AC4218" w14:textId="77777777" w:rsidR="00DE7D99" w:rsidRDefault="00DE7D99" w:rsidP="00DE7D99">
      <w:pPr>
        <w:pStyle w:val="ListParagraph"/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ind w:left="0"/>
        <w:contextualSpacing w:val="0"/>
        <w:jc w:val="thaiDistribute"/>
        <w:rPr>
          <w:ins w:id="211" w:author="Kitti Ong-ajchaowlerd" w:date="2026-07-09T15:51:00Z" w16du:dateUtc="2026-07-09T08:51:00Z"/>
          <w:rFonts w:ascii="TH SarabunPSK" w:eastAsia="Malgun Gothic" w:hAnsi="TH SarabunPSK" w:cs="TH SarabunPSK"/>
          <w:color w:val="000000" w:themeColor="text1"/>
          <w:sz w:val="30"/>
          <w:szCs w:val="30"/>
        </w:rPr>
      </w:pPr>
      <w:ins w:id="212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ราชา จังหวัดชลบุรี จาก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บริษัท บางพระ เมดิคอล เซนเตอร์ จำกัด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B20171" w:rsidRPr="00B20171">
        <w:rPr>
          <w:rFonts w:ascii="TH SarabunPSK" w:eastAsia="Malgun Gothic" w:hAnsi="TH SarabunPSK" w:cs="TH SarabunPSK" w:hint="cs"/>
          <w:color w:val="000000" w:themeColor="text1"/>
          <w:sz w:val="30"/>
          <w:szCs w:val="30"/>
          <w:cs/>
        </w:rPr>
        <w:t xml:space="preserve">ในราคาซื้อขายไม่เกิน </w:t>
      </w:r>
    </w:p>
    <w:p w14:paraId="681B0342" w14:textId="77777777" w:rsidR="00DE7D99" w:rsidRDefault="00DE7D99" w:rsidP="00DE7D99">
      <w:pPr>
        <w:pStyle w:val="ListParagraph"/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ind w:left="0"/>
        <w:contextualSpacing w:val="0"/>
        <w:jc w:val="thaiDistribute"/>
        <w:rPr>
          <w:ins w:id="213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  <w:ins w:id="214" w:author="Kitti Ong-ajchaowlerd" w:date="2026-07-09T15:51:00Z" w16du:dateUtc="2026-07-09T08:51:00Z">
        <w:r>
          <w:rPr>
            <w:rFonts w:ascii="TH SarabunPSK" w:eastAsia="Malgun Gothic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eastAsia="Malgun Gothic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eastAsia="Malgun Gothic" w:hAnsi="TH SarabunPSK" w:cs="TH SarabunPSK" w:hint="cs"/>
          <w:color w:val="000000" w:themeColor="text1"/>
          <w:sz w:val="30"/>
          <w:szCs w:val="30"/>
          <w:cs/>
        </w:rPr>
        <w:t>4</w:t>
      </w:r>
      <w:r w:rsidR="00B20171" w:rsidRPr="00B20171">
        <w:rPr>
          <w:rFonts w:ascii="TH SarabunPSK" w:eastAsia="Malgun Gothic" w:hAnsi="TH SarabunPSK" w:cs="TH SarabunPSK"/>
          <w:color w:val="000000" w:themeColor="text1"/>
          <w:sz w:val="30"/>
          <w:szCs w:val="30"/>
        </w:rPr>
        <w:t>2,700,000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บาท </w:t>
      </w:r>
      <w:r w:rsidR="00DE793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โดยมีข้อกำหนดในสัญญาซื้อขายอาคารพาณิชย์ว่า ให้กรรมสิทธิ์ในอาคารตก</w:t>
      </w:r>
    </w:p>
    <w:p w14:paraId="66BE6A38" w14:textId="77777777" w:rsidR="00DE7D99" w:rsidRDefault="00DE7D99" w:rsidP="00DE7D99">
      <w:pPr>
        <w:pStyle w:val="ListParagraph"/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ind w:left="0"/>
        <w:contextualSpacing w:val="0"/>
        <w:jc w:val="thaiDistribute"/>
        <w:rPr>
          <w:ins w:id="215" w:author="Kitti Ong-ajchaowlerd" w:date="2026-07-09T15:51:00Z" w16du:dateUtc="2026-07-09T08:51:00Z"/>
          <w:rFonts w:ascii="TH SarabunPSK" w:hAnsi="TH SarabunPSK" w:cs="TH SarabunPSK"/>
          <w:color w:val="000000" w:themeColor="text1"/>
          <w:sz w:val="30"/>
          <w:szCs w:val="30"/>
        </w:rPr>
      </w:pPr>
      <w:ins w:id="216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DE793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เป็นของ</w:t>
      </w:r>
      <w:r w:rsidR="00514D3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MEDIKA </w:t>
      </w:r>
      <w:r w:rsidR="00514D3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ซึ่งเป็นบริษัทย่อยของบริษัทฯ (</w:t>
      </w:r>
      <w:r w:rsidR="00514D3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ภายหลังจากธุรกรรมการเข้าซื้อหุ้นสามัญ</w:t>
      </w:r>
    </w:p>
    <w:p w14:paraId="61E1F2CB" w14:textId="169245AE" w:rsidR="00B20171" w:rsidRPr="00B20171" w:rsidRDefault="00DE7D99">
      <w:pPr>
        <w:pStyle w:val="ListParagraph"/>
        <w:tabs>
          <w:tab w:val="left" w:pos="1134"/>
          <w:tab w:val="left" w:pos="1560"/>
          <w:tab w:val="left" w:pos="1985"/>
        </w:tabs>
        <w:snapToGrid w:val="0"/>
        <w:spacing w:after="0" w:line="240" w:lineRule="auto"/>
        <w:ind w:left="0"/>
        <w:contextualSpacing w:val="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217" w:author="Kitti Ong-ajchaowlerd" w:date="2026-07-09T15:51:00Z" w16du:dateUtc="2026-07-09T08:51:00Z">
          <w:pPr>
            <w:pStyle w:val="ListParagraph"/>
            <w:numPr>
              <w:numId w:val="34"/>
            </w:numPr>
            <w:tabs>
              <w:tab w:val="left" w:pos="1134"/>
            </w:tabs>
            <w:snapToGrid w:val="0"/>
            <w:spacing w:before="120" w:after="120" w:line="240" w:lineRule="auto"/>
            <w:ind w:left="0" w:firstLine="1134"/>
            <w:contextualSpacing w:val="0"/>
            <w:jc w:val="thaiDistribute"/>
          </w:pPr>
        </w:pPrChange>
      </w:pPr>
      <w:ins w:id="218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514D3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ทั้งหมดของ </w:t>
      </w:r>
      <w:r w:rsidR="00514D3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514D3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แล้วเสร็จ</w:t>
      </w:r>
      <w:r w:rsidR="00514D3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) </w:t>
      </w:r>
      <w:r w:rsidR="00514D3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ณ วันที่ธุรกรรม</w:t>
      </w:r>
      <w:r w:rsidR="00E50FF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การซื้อ</w:t>
      </w:r>
      <w:r w:rsidR="00E50FFB" w:rsidRPr="00E113A9">
        <w:rPr>
          <w:rFonts w:ascii="TH SarabunPSK" w:eastAsia="Malgun Gothic" w:hAnsi="TH SarabunPSK" w:cs="TH SarabunPSK" w:hint="cs"/>
          <w:color w:val="000000" w:themeColor="text1"/>
          <w:sz w:val="30"/>
          <w:szCs w:val="30"/>
          <w:cs/>
        </w:rPr>
        <w:t>อาคารพาณิชย์</w:t>
      </w:r>
      <w:r w:rsidR="00E50FFB">
        <w:rPr>
          <w:rFonts w:ascii="TH SarabunPSK" w:eastAsia="Malgun Gothic" w:hAnsi="TH SarabunPSK" w:cs="TH SarabunPSK" w:hint="cs"/>
          <w:color w:val="000000" w:themeColor="text1"/>
          <w:sz w:val="30"/>
          <w:szCs w:val="30"/>
          <w:cs/>
        </w:rPr>
        <w:t>เสร็จสิ้น</w:t>
      </w:r>
    </w:p>
    <w:p w14:paraId="3A22F79E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19" w:author="Kitti Ong-ajchaowlerd" w:date="2026-07-09T15:52:00Z" w16du:dateUtc="2026-07-09T08:52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220" w:author="Kitti Ong-ajchaowlerd" w:date="2026-07-09T15:51:00Z" w16du:dateUtc="2026-07-09T08:51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ทั้งนี้ แหล่งเงินทุนสำหรับ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การ</w:t>
      </w:r>
      <w:r w:rsidR="00B20171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เข้าทำธุรกรรมข้างต้นจะมาจากเงินกู้ยืม และ/หรือ</w:t>
      </w:r>
      <w:r w:rsidR="00B20171" w:rsidRPr="00B20171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</w:t>
      </w:r>
      <w:r w:rsidR="00B20171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การสนับสนุนทาง</w:t>
      </w:r>
    </w:p>
    <w:p w14:paraId="62CCDC15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21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22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การเงินจากบริษัทฯ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ให้แก่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INFINITY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โดย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INFINITY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จะนำเงินดังกล่าวไปใช้ในการ</w:t>
      </w:r>
    </w:p>
    <w:p w14:paraId="2FFF6D9B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23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24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ชำระราคาซื้อขาย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หุ้นของ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MEDIKA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จำนวนไม่เกิน 1,000,000 บาท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และให้เงินกู้ยืมแก่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เพื่อให้ </w:t>
      </w:r>
    </w:p>
    <w:p w14:paraId="2ADC25C2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25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26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ใช้ชำระคืนหนี้เงินกู้ยืมจากกรรมการ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เป็นจำนวนประมาณ 15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50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0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000 บาท และ</w:t>
      </w:r>
    </w:p>
    <w:p w14:paraId="6C597446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27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28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ใช้ชำระราคาซื้อขายอาคารพาณิชย์ในจำนวนไม่เกิน 42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700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000 บาท ทั้งนี้ ตามเงื่อนไขและลำดับ</w:t>
      </w:r>
    </w:p>
    <w:p w14:paraId="15A4043D" w14:textId="77777777" w:rsidR="001B5664" w:rsidRDefault="00DE7D9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29" w:author="Nattapond Kongkreatpreeda" w:date="2026-07-18T13:56:00Z" w16du:dateUtc="2026-07-18T06:56:00Z"/>
          <w:rFonts w:ascii="TH SarabunPSK" w:hAnsi="TH SarabunPSK" w:cs="TH SarabunPSK"/>
          <w:color w:val="000000" w:themeColor="text1"/>
          <w:sz w:val="30"/>
          <w:szCs w:val="30"/>
        </w:rPr>
      </w:pPr>
      <w:ins w:id="230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ขั้นตอนที่คู่สัญญาที่เกี่ยวข้องจะได้ตกลงกัน</w:t>
      </w:r>
    </w:p>
    <w:p w14:paraId="0D6927B2" w14:textId="7CCE6921" w:rsidR="00A671D8" w:rsidRDefault="00A671D8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31" w:author="Prapaphan Hosutharungsri" w:date="2026-06-30T14:04:00Z" w16du:dateUtc="2026-06-30T07:04:00Z"/>
          <w:rFonts w:ascii="TH SarabunPSK" w:hAnsi="TH SarabunPSK" w:cs="TH SarabunPSK"/>
          <w:color w:val="000000" w:themeColor="text1"/>
          <w:sz w:val="30"/>
          <w:szCs w:val="30"/>
        </w:rPr>
        <w:pPrChange w:id="232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233" w:author="Prapaphan Hosutharungsri" w:date="2026-06-30T14:04:00Z" w16du:dateUtc="2026-06-30T07:04:00Z"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 </w:t>
        </w:r>
      </w:ins>
    </w:p>
    <w:p w14:paraId="5402B5AF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34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35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lastRenderedPageBreak/>
          <w:tab/>
        </w:r>
      </w:ins>
      <w:ins w:id="236" w:author="Prapaphan Hosutharungsri" w:date="2026-06-30T14:07:00Z" w16du:dateUtc="2026-06-30T07:07:00Z">
        <w:r w:rsidR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โดยการ</w:t>
        </w:r>
      </w:ins>
      <w:ins w:id="237" w:author="Kitti Ong-ajchaowlerd" w:date="2026-07-09T14:16:00Z" w16du:dateUtc="2026-07-09T07:16:00Z">
        <w:r w:rsidR="0070307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ที่บร</w:t>
        </w:r>
      </w:ins>
      <w:ins w:id="238" w:author="Kitti Ong-ajchaowlerd" w:date="2026-07-09T14:17:00Z" w16du:dateUtc="2026-07-09T07:17:00Z">
        <w:r w:rsidR="0070307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ัษัทฯ ให้</w:t>
        </w:r>
      </w:ins>
      <w:ins w:id="239" w:author="Prapaphan Hosutharungsri" w:date="2026-06-30T14:08:00Z" w16du:dateUtc="2026-06-30T07:08:00Z">
        <w:r w:rsidR="00A671D8" w:rsidRPr="00B20171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>การสนับสนุนทางการเงิน</w:t>
        </w:r>
      </w:ins>
      <w:ins w:id="240" w:author="Kitti Ong-ajchaowlerd" w:date="2026-07-09T14:17:00Z" w16du:dateUtc="2026-07-09T07:17:00Z">
        <w:r w:rsidR="00703078">
          <w:rPr>
            <w:rFonts w:ascii="TH SarabunPSK" w:hAnsi="TH SarabunPSK" w:cs="TH SarabunPSK" w:hint="cs"/>
            <w:color w:val="000000" w:themeColor="text1"/>
            <w:spacing w:val="-2"/>
            <w:sz w:val="30"/>
            <w:szCs w:val="30"/>
            <w:cs/>
          </w:rPr>
          <w:t xml:space="preserve">ต่อ </w:t>
        </w:r>
        <w:r w:rsidR="0070307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</w:rPr>
          <w:t>EMPIRE INFINITY</w:t>
        </w:r>
      </w:ins>
      <w:ins w:id="241" w:author="Prapaphan Hosutharungsri" w:date="2026-06-30T14:08:00Z" w16du:dateUtc="2026-06-30T07:08:00Z">
        <w:del w:id="242" w:author="Kitti Ong-ajchaowlerd" w:date="2026-07-09T14:17:00Z" w16du:dateUtc="2026-07-09T07:17:00Z">
          <w:r w:rsidR="00A671D8" w:rsidDel="00703078">
            <w:rPr>
              <w:rFonts w:ascii="TH SarabunPSK" w:hAnsi="TH SarabunPSK" w:cs="TH SarabunPSK" w:hint="cs"/>
              <w:color w:val="000000" w:themeColor="text1"/>
              <w:spacing w:val="-2"/>
              <w:sz w:val="30"/>
              <w:szCs w:val="30"/>
              <w:cs/>
            </w:rPr>
            <w:delText>ข้างต้น</w:delText>
          </w:r>
        </w:del>
        <w:r w:rsidR="00A671D8">
          <w:rPr>
            <w:rFonts w:ascii="TH SarabunPSK" w:hAnsi="TH SarabunPSK" w:cs="TH SarabunPSK" w:hint="cs"/>
            <w:color w:val="000000" w:themeColor="text1"/>
            <w:spacing w:val="-2"/>
            <w:sz w:val="30"/>
            <w:szCs w:val="30"/>
            <w:cs/>
          </w:rPr>
          <w:t xml:space="preserve"> </w:t>
        </w:r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ins w:id="243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ได้พิจารณาฐานะการเงิน </w:t>
        </w:r>
      </w:ins>
    </w:p>
    <w:p w14:paraId="3FA6C7E0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44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45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246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สภาพคล่อง กระแสเงินสด และแผนการใช้เงินทุนของ</w:t>
        </w:r>
      </w:ins>
      <w:ins w:id="247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ins w:id="248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แล้ว เห็นว่า</w:t>
        </w:r>
      </w:ins>
      <w:ins w:id="249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ins w:id="250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มีสภาพคล่องและ</w:t>
        </w:r>
      </w:ins>
    </w:p>
    <w:p w14:paraId="035F7436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51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52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253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เงินทุนหมุนเวียนเพียงพอสำหรับการดำเนินธุรกิจตามปกติ รวมทั้งมีความสามารถในการให้เงินกู้ยืมแก่</w:t>
        </w:r>
      </w:ins>
    </w:p>
    <w:p w14:paraId="4DB10071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54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55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256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ins w:id="257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ย่อยได้ โดยการให้เงินกู้ยืมดังกล่าวจะไม่ส่งผลกระทบอย่างมีนัยสำคัญต่อฐานะการเงิน สภาพ</w:t>
        </w:r>
      </w:ins>
    </w:p>
    <w:p w14:paraId="57263E3F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58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59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260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คล่อง หรือความสามารถในการปฏิบัติตามภาระผูกพันของ</w:t>
        </w:r>
      </w:ins>
      <w:ins w:id="261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ins w:id="262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 ตลอดจนไม่กระทบต่อแผนการ</w:t>
        </w:r>
      </w:ins>
    </w:p>
    <w:p w14:paraId="342C3701" w14:textId="59597E40" w:rsidR="00B20171" w:rsidDel="00A671D8" w:rsidRDefault="00DE7D99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del w:id="263" w:author="Prapaphan Hosutharungsri" w:date="2026-06-30T14:07:00Z" w16du:dateUtc="2026-06-30T07:07:00Z"/>
          <w:rFonts w:ascii="TH SarabunPSK" w:hAnsi="TH SarabunPSK" w:cs="TH SarabunPSK"/>
          <w:color w:val="000000" w:themeColor="text1"/>
          <w:sz w:val="30"/>
          <w:szCs w:val="30"/>
        </w:rPr>
        <w:pPrChange w:id="264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265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266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ลงทุนและการดำเนินงานของ</w:t>
        </w:r>
      </w:ins>
      <w:ins w:id="267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ins w:id="268" w:author="Prapaphan Hosutharungsri" w:date="2026-06-30T14:07:00Z" w16du:dateUtc="2026-06-30T07:07:00Z">
        <w:r w:rsidR="00A671D8" w:rsidRP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ในปัจจุบันและอนาคต</w:t>
        </w:r>
      </w:ins>
    </w:p>
    <w:p w14:paraId="1C1F608D" w14:textId="77777777" w:rsidR="00A671D8" w:rsidRPr="00B20171" w:rsidRDefault="00A671D8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69" w:author="Prapaphan Hosutharungsri" w:date="2026-06-30T14:08:00Z" w16du:dateUtc="2026-06-30T07:08:00Z"/>
          <w:rFonts w:ascii="TH SarabunPSK" w:hAnsi="TH SarabunPSK" w:cs="TH SarabunPSK"/>
          <w:color w:val="000000" w:themeColor="text1"/>
          <w:sz w:val="30"/>
          <w:szCs w:val="30"/>
        </w:rPr>
        <w:pPrChange w:id="270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</w:p>
    <w:p w14:paraId="72A07C87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71" w:author="Kitti Ong-ajchaowlerd" w:date="2026-07-09T15:52:00Z" w16du:dateUtc="2026-07-09T08:52:00Z"/>
          <w:rFonts w:ascii="TH SarabunPSK" w:hAnsi="TH SarabunPSK" w:cs="TH SarabunPSK"/>
          <w:color w:val="000000" w:themeColor="text1"/>
          <w:sz w:val="30"/>
          <w:szCs w:val="30"/>
        </w:rPr>
      </w:pPr>
      <w:ins w:id="272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ภายหลังการเข้าทำรายการทั้งหมดแล้วเสร็จ </w:t>
      </w:r>
      <w:del w:id="273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274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ฯ จะถือครองทรัพย์สินที่เกี่ยวข้องผ่าน</w:t>
      </w:r>
      <w:del w:id="275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276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</w:p>
    <w:p w14:paraId="09583A97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77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78" w:author="Kitti Ong-ajchaowlerd" w:date="2026-07-09T15:52:00Z" w16du:dateUtc="2026-07-09T08:52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ย่อยภายในกลุ่ม</w:t>
      </w:r>
      <w:del w:id="279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280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ฯ โดย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INFINITY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จะถือหุ้นใน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ในสัดส่วนร้อยละ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100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ขณะที่ </w:t>
      </w:r>
    </w:p>
    <w:p w14:paraId="5B258817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81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82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จะถือกรรมสิทธิ์ในอาคารพาณิชย์ซึ่งตั้งอยู่บนที่ดิน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ที่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มีกรรมสิทธิ์อยู่แล้ว โดย</w:t>
      </w:r>
    </w:p>
    <w:p w14:paraId="67F36AE7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83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84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ภายหลังจาก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ธุรกรรมการซื้ออาคารพาณิชย์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เสร็จสมบูรณ์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MEDIKA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จะให้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EMPIRE INFINITY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เช่าอาคาร</w:t>
      </w:r>
    </w:p>
    <w:p w14:paraId="21873127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85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86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ดังกล่าว โดย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EMPIRE INFINITY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จะเป็นผู้ให้เช่าอาคารแก่ลูกค้า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ทั้งนี้ อาคารพาณิชย์ดังกล่าวมีผู้เช่าใช้</w:t>
      </w:r>
    </w:p>
    <w:p w14:paraId="3E007D26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87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88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อาคารอยู่แล้วในปัจจุบัน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ในอัตราค่าเช่าเดือนละ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900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,000 บาท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และ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ในการเข้าทำธุรกรรมนี้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จะก่อให้เกิด</w:t>
      </w:r>
    </w:p>
    <w:p w14:paraId="23F19F56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89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90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รายได้ค่าเช่าเฉลี่ยประมาณ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900,000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บาทต่อเดือนให้แก่กลุ่ม</w:t>
      </w:r>
      <w:del w:id="291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292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ฯ ภายหลังการเข้าทำรายการ</w:t>
      </w:r>
    </w:p>
    <w:p w14:paraId="1F46F25D" w14:textId="06E761C0" w:rsidR="00B20171" w:rsidRPr="00B20171" w:rsidRDefault="00DE7D9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293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294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แล้วเสร็จ</w:t>
      </w:r>
    </w:p>
    <w:p w14:paraId="40F0A7F8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95" w:author="Kitti Ong-ajchaowlerd" w:date="2026-07-09T15:53:00Z" w16du:dateUtc="2026-07-09T08:5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296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7074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ฝ่ายจัดการ</w:t>
      </w:r>
      <w:r w:rsidR="003167C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นำเสนอผล</w:t>
      </w:r>
      <w:r w:rsidR="00B7074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การศึกษาความเป็นไปได้</w:t>
      </w:r>
      <w:r w:rsidR="003167C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เกี่ยวกับกับตอบแทนในการเข้าลงทุนใ</w:t>
      </w:r>
      <w:r w:rsidR="007423E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น</w:t>
      </w:r>
      <w:r w:rsidR="005479BA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ธุรกรรมการซื้อ</w:t>
      </w:r>
    </w:p>
    <w:p w14:paraId="6FF47A21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97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298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</w:rPr>
          <w:tab/>
        </w:r>
      </w:ins>
      <w:r w:rsidR="005479BA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อาคารพาณิชย์</w:t>
      </w:r>
      <w:r w:rsidR="005479BA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</w:t>
      </w:r>
      <w:r w:rsidR="005479BA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>ว่า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>ราคาเสนอซื้อ</w:t>
      </w:r>
      <w:r w:rsidR="0059444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อาคารพาณิชย์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ต่ำกว่าราคาประเมินประมาณร้อยละ </w:t>
      </w:r>
      <w:r w:rsidR="000B0F6B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</w:rPr>
        <w:t>.</w:t>
      </w:r>
      <w:r w:rsidR="000B0F6B">
        <w:rPr>
          <w:rFonts w:ascii="TH SarabunPSK" w:hAnsi="TH SarabunPSK" w:cs="TH SarabunPSK"/>
          <w:color w:val="000000" w:themeColor="text1"/>
          <w:sz w:val="30"/>
          <w:szCs w:val="30"/>
        </w:rPr>
        <w:t>3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</w:rPr>
        <w:t xml:space="preserve">3 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>ส่งผลให้การ</w:t>
      </w:r>
    </w:p>
    <w:p w14:paraId="44974333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299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300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ลงทุนมีส่วนต่างมูลค่าที่น่าสนใจ โดยคาดว่าจะได้รับผลตอบแทนขั้นต้นเฉลี่ยประมาณร้อยละ 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</w:rPr>
        <w:t>1</w:t>
      </w:r>
      <w:r w:rsidR="00407F33">
        <w:rPr>
          <w:rFonts w:ascii="TH SarabunPSK" w:hAnsi="TH SarabunPSK" w:cs="TH SarabunPSK"/>
          <w:color w:val="000000" w:themeColor="text1"/>
          <w:sz w:val="30"/>
          <w:szCs w:val="30"/>
        </w:rPr>
        <w:t>7.74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2E0AF9CE" w14:textId="77777777" w:rsidR="00DE7D99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01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302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ต่อปี และมีระยะเวลาคืนทุนประมาณ 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</w:rPr>
        <w:t>5.</w:t>
      </w:r>
      <w:r w:rsidR="00407F33">
        <w:rPr>
          <w:rFonts w:ascii="TH SarabunPSK" w:hAnsi="TH SarabunPSK" w:cs="TH SarabunPSK"/>
          <w:color w:val="000000" w:themeColor="text1"/>
          <w:sz w:val="30"/>
          <w:szCs w:val="30"/>
        </w:rPr>
        <w:t>77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ปี นอกจากนี้ </w:t>
      </w:r>
      <w:r w:rsidR="0059444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อาคารพาณิชย์</w:t>
      </w:r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ดังกล่าวยังมีผู้เช่าเดิมอยู่แล้ว </w:t>
      </w:r>
    </w:p>
    <w:p w14:paraId="67885F32" w14:textId="663A737A" w:rsidR="00B70748" w:rsidRDefault="00DE7D9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303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304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B70748" w:rsidRPr="00DB7942">
        <w:rPr>
          <w:rFonts w:ascii="TH SarabunPSK" w:hAnsi="TH SarabunPSK" w:cs="TH SarabunPSK"/>
          <w:color w:val="000000" w:themeColor="text1"/>
          <w:sz w:val="30"/>
          <w:szCs w:val="30"/>
          <w:cs/>
        </w:rPr>
        <w:t>ซึ่งช่วยสร้างกระแสเงินสดได้อย่างต่อเนื่องภายหลังการเข้าลงทุน</w:t>
      </w:r>
    </w:p>
    <w:p w14:paraId="52B64B56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05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306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07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ฝ่ายจัดการได้รายงานข้อมูลเพิ่มเติมเกี่ยวกับอาคารเช่าเพื่อประกอบการพิจารณา โดยสรุปสาระสำคัญ </w:t>
        </w:r>
      </w:ins>
    </w:p>
    <w:p w14:paraId="2E50ED02" w14:textId="123C3F80" w:rsidR="00703078" w:rsidRPr="00703078" w:rsidRDefault="00DE7D99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08" w:author="Kitti Ong-ajchaowlerd" w:date="2026-07-09T14:26:00Z" w16du:dateUtc="2026-07-09T07:26:00Z"/>
          <w:rFonts w:ascii="TH SarabunPSK" w:hAnsi="TH SarabunPSK" w:cs="TH SarabunPSK"/>
          <w:color w:val="000000" w:themeColor="text1"/>
          <w:sz w:val="30"/>
          <w:szCs w:val="30"/>
        </w:rPr>
        <w:pPrChange w:id="309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310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11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ดังนี้</w:t>
        </w:r>
      </w:ins>
    </w:p>
    <w:p w14:paraId="2B37419D" w14:textId="77777777" w:rsidR="00DE7D99" w:rsidRDefault="00B53243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12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313" w:author="Kitti Ong-ajchaowlerd" w:date="2026-07-09T14:28:00Z" w16du:dateUtc="2026-07-09T07:28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  <w:t xml:space="preserve">1. </w:t>
        </w:r>
      </w:ins>
      <w:ins w:id="314" w:author="Kitti Ong-ajchaowlerd" w:date="2026-07-09T15:53:00Z" w16du:dateUtc="2026-07-09T08:53:00Z">
        <w:r w:rsidR="00DE7D99"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 w:rsidR="00DE7D99"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15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อาคารดังกล่าวเดิมใช้เป็นสถานพยาบาล และยังคงมีระบบสาธารณูปโภค รวมถึงสิ่งอำนวยความ</w:t>
        </w:r>
      </w:ins>
    </w:p>
    <w:p w14:paraId="22CC44A4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16" w:author="Kitti Ong-ajchaowlerd" w:date="2026-07-09T15:53:00Z" w16du:dateUtc="2026-07-09T08:53:00Z"/>
          <w:rFonts w:ascii="TH SarabunPSK" w:hAnsi="TH SarabunPSK" w:cs="TH SarabunPSK"/>
          <w:color w:val="000000" w:themeColor="text1"/>
          <w:sz w:val="30"/>
          <w:szCs w:val="30"/>
        </w:rPr>
      </w:pPr>
      <w:ins w:id="317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18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สะดวกที่รองรับการดำเนินกิจการโรงพยาบาลอย่างครบถ้วน อีกทั้งใบอนุญาตประกอบกิจการ</w:t>
        </w:r>
      </w:ins>
    </w:p>
    <w:p w14:paraId="71A12E68" w14:textId="547455A1" w:rsidR="00703078" w:rsidRPr="00703078" w:rsidRDefault="00DE7D99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19" w:author="Kitti Ong-ajchaowlerd" w:date="2026-07-09T14:26:00Z" w16du:dateUtc="2026-07-09T07:26:00Z"/>
          <w:rFonts w:ascii="TH SarabunPSK" w:hAnsi="TH SarabunPSK" w:cs="TH SarabunPSK"/>
          <w:color w:val="000000" w:themeColor="text1"/>
          <w:sz w:val="30"/>
          <w:szCs w:val="30"/>
        </w:rPr>
        <w:pPrChange w:id="320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321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22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สถานพยาบาลยังคงมีผลใช้บังคับตามกฎหมาย</w:t>
        </w:r>
      </w:ins>
    </w:p>
    <w:p w14:paraId="4FACE52A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23" w:author="Kitti Ong-ajchaowlerd" w:date="2026-07-09T15:54:00Z" w16du:dateUtc="2026-07-09T08:54:00Z"/>
          <w:rFonts w:ascii="TH SarabunPSK" w:hAnsi="TH SarabunPSK" w:cs="TH SarabunPSK"/>
          <w:color w:val="000000" w:themeColor="text1"/>
          <w:sz w:val="30"/>
          <w:szCs w:val="30"/>
        </w:rPr>
      </w:pPr>
      <w:ins w:id="324" w:author="Kitti Ong-ajchaowlerd" w:date="2026-07-09T15:53:00Z" w16du:dateUtc="2026-07-09T08:53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25" w:author="Kitti Ong-ajchaowlerd" w:date="2026-07-09T14:28:00Z" w16du:dateUtc="2026-07-09T07:28:00Z">
        <w:r w:rsidR="00B53243">
          <w:rPr>
            <w:rFonts w:ascii="TH SarabunPSK" w:hAnsi="TH SarabunPSK" w:cs="TH SarabunPSK"/>
            <w:color w:val="000000" w:themeColor="text1"/>
            <w:sz w:val="30"/>
            <w:szCs w:val="30"/>
          </w:rPr>
          <w:t>2</w:t>
        </w:r>
      </w:ins>
      <w:ins w:id="326" w:author="Kitti Ong-ajchaowlerd" w:date="2026-07-09T14:29:00Z" w16du:dateUtc="2026-07-09T07:29:00Z">
        <w:r w:rsidR="00B53243"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. </w:t>
        </w:r>
      </w:ins>
      <w:ins w:id="327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28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อาคารตั้งอยู่ในทำเลที่มีศักยภาพ บริเวณหัวมุมถนนที่สามารถเดินทางได้สะดวก และอยู่ใกล้พื้นที่</w:t>
        </w:r>
      </w:ins>
    </w:p>
    <w:p w14:paraId="0F42780F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29" w:author="Kitti Ong-ajchaowlerd" w:date="2026-07-09T15:54:00Z" w16du:dateUtc="2026-07-09T08:54:00Z"/>
          <w:rFonts w:ascii="TH SarabunPSK" w:hAnsi="TH SarabunPSK" w:cs="TH SarabunPSK"/>
          <w:color w:val="000000" w:themeColor="text1"/>
          <w:sz w:val="30"/>
          <w:szCs w:val="30"/>
        </w:rPr>
      </w:pPr>
      <w:ins w:id="330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31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นิคมอุตสาหกรรม/โรงงาน ซึ่งมีประชากรอาศัยและทำงานหนาแน่น ส่งผลให้มีความต้องการใช้</w:t>
        </w:r>
      </w:ins>
    </w:p>
    <w:p w14:paraId="4F7E43F7" w14:textId="5C4E3FE2" w:rsidR="00703078" w:rsidRPr="00703078" w:rsidRDefault="00DE7D99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32" w:author="Kitti Ong-ajchaowlerd" w:date="2026-07-09T14:26:00Z" w16du:dateUtc="2026-07-09T07:26:00Z"/>
          <w:rFonts w:ascii="TH SarabunPSK" w:hAnsi="TH SarabunPSK" w:cs="TH SarabunPSK"/>
          <w:color w:val="000000" w:themeColor="text1"/>
          <w:sz w:val="30"/>
          <w:szCs w:val="30"/>
        </w:rPr>
        <w:pPrChange w:id="333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334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35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บริการสถานพยาบาลในพื้นที่</w:t>
        </w:r>
      </w:ins>
    </w:p>
    <w:p w14:paraId="49680A2D" w14:textId="77777777" w:rsidR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36" w:author="Kitti Ong-ajchaowlerd" w:date="2026-07-09T15:54:00Z" w16du:dateUtc="2026-07-09T08:54:00Z"/>
          <w:rFonts w:ascii="TH SarabunPSK" w:hAnsi="TH SarabunPSK" w:cs="TH SarabunPSK"/>
          <w:color w:val="000000" w:themeColor="text1"/>
          <w:sz w:val="30"/>
          <w:szCs w:val="30"/>
        </w:rPr>
      </w:pPr>
      <w:ins w:id="337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38" w:author="Kitti Ong-ajchaowlerd" w:date="2026-07-09T14:29:00Z" w16du:dateUtc="2026-07-09T07:29:00Z">
        <w:r w:rsidR="00B53243"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3. </w:t>
        </w:r>
      </w:ins>
      <w:ins w:id="339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40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อาคารอยู่ในสภาพที่พร้อมต่อการปรับปรุง โดยคาดว่าจะใช้งบประมาณในการปรับปรุง </w:t>
        </w:r>
      </w:ins>
    </w:p>
    <w:p w14:paraId="535D8E0F" w14:textId="476272F1" w:rsidR="006C01C9" w:rsidDel="00DE7D99" w:rsidRDefault="00DE7D99" w:rsidP="0068521A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del w:id="341" w:author="Kitti Ong-ajchaowlerd" w:date="2026-07-09T14:26:00Z" w16du:dateUtc="2026-07-09T07:26:00Z"/>
          <w:rFonts w:ascii="TH SarabunPSK" w:hAnsi="TH SarabunPSK" w:cs="TH SarabunPSK"/>
          <w:color w:val="000000" w:themeColor="text1"/>
          <w:sz w:val="30"/>
          <w:szCs w:val="30"/>
        </w:rPr>
      </w:pPr>
      <w:ins w:id="342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ins w:id="343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(</w:t>
        </w:r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</w:rPr>
          <w:t>Renovat</w:t>
        </w:r>
      </w:ins>
      <w:ins w:id="344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>ion</w:t>
        </w:r>
      </w:ins>
      <w:ins w:id="345" w:author="Kitti Ong-ajchaowlerd" w:date="2026-07-09T14:26:00Z" w16du:dateUtc="2026-07-09T07:26:00Z"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) </w:t>
        </w:r>
        <w:r w:rsidR="00703078" w:rsidRPr="0070307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ไม่มากเมื่อเทียบกับการพัฒนาโครงการใหม่</w:t>
        </w:r>
      </w:ins>
      <w:del w:id="346" w:author="Kitti Ong-ajchaowlerd" w:date="2026-07-09T14:26:00Z" w16du:dateUtc="2026-07-09T07:26:00Z">
        <w:r w:rsidR="003A345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47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ฝ่ายจัดการนำเสนอรายละเอียดเกี่ยวกับตัวอาคารเช่า</w:delText>
        </w:r>
        <w:r w:rsidR="00E95296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48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เพิ่มเติม</w:delText>
        </w:r>
        <w:r w:rsidR="003A345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49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 ดังนี้ </w:delText>
        </w:r>
        <w:r w:rsidR="00CA1F2C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0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(</w:delText>
        </w:r>
        <w:r w:rsidR="003A345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1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1) เดิมเป็นสถานพยาบาล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2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 และยังมี 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rPrChange w:id="353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</w:rPr>
            </w:rPrChange>
          </w:rPr>
          <w:delText xml:space="preserve">Facilities 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4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ครบสำหรับการเป็นโรงพยาบาล พร้อมทั้งใบอนุญาตสถานประกอบการพยาบาลยังคงอายุและใช้ได้ตามปกติ </w:delText>
        </w:r>
        <w:r w:rsidR="00CA1F2C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5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(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6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2) พื้นที่ตั้งของอาคารตั้งอยู่บริเวณหัวมุมที่สะดวกต่อการเดินทาง และใกล้กับโซนโรงงานซึ่งมีจำนวนประชากรหนาแน่น และมีความต้องการสถานพยาบาล </w:delText>
        </w:r>
        <w:r w:rsidR="009133DA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7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(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58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3) ใช้งบประมาณในการ 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rPrChange w:id="359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</w:rPr>
            </w:rPrChange>
          </w:rPr>
          <w:delText xml:space="preserve">Renovate </w:delText>
        </w:r>
        <w:r w:rsidR="008B3FCE" w:rsidRPr="00A671D8" w:rsidDel="0070307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60" w:author="Prapaphan Hosutharungsri" w:date="2026-06-30T14:10:00Z" w16du:dateUtc="2026-06-30T07:10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ไม่มาก</w:delText>
        </w:r>
      </w:del>
    </w:p>
    <w:p w14:paraId="2D70257C" w14:textId="77777777" w:rsidR="00DE7D99" w:rsidRDefault="00DE7D99">
      <w:pPr>
        <w:shd w:val="clear" w:color="auto" w:fill="FFFFCC"/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61" w:author="Kitti Ong-ajchaowlerd" w:date="2026-07-09T15:54:00Z" w16du:dateUtc="2026-07-09T08:54:00Z"/>
          <w:rFonts w:ascii="TH SarabunPSK" w:hAnsi="TH SarabunPSK" w:cs="TH SarabunPSK"/>
          <w:color w:val="000000" w:themeColor="text1"/>
          <w:sz w:val="30"/>
          <w:szCs w:val="30"/>
        </w:rPr>
        <w:pPrChange w:id="362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</w:p>
    <w:p w14:paraId="306541F3" w14:textId="77777777" w:rsidR="00BB4862" w:rsidRDefault="00DE7D9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63" w:author="Kitti Ong-ajchaowlerd" w:date="2026-07-09T16:10:00Z" w16du:dateUtc="2026-07-09T09:10:00Z"/>
          <w:rFonts w:ascii="TH SarabunPSK" w:hAnsi="TH SarabunPSK" w:cs="TH SarabunPSK"/>
          <w:color w:val="000000" w:themeColor="text1"/>
          <w:sz w:val="30"/>
          <w:szCs w:val="30"/>
        </w:rPr>
      </w:pPr>
      <w:ins w:id="364" w:author="Kitti Ong-ajchaowlerd" w:date="2026-07-09T15:54:00Z" w16du:dateUtc="2026-07-09T08:54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65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>นอกจากนี้</w:t>
        </w:r>
      </w:ins>
      <w:ins w:id="366" w:author="Kitti Ong-ajchaowlerd" w:date="2026-07-09T14:23:00Z" w16du:dateUtc="2026-07-09T07:23:00Z">
        <w:r w:rsidR="00703078"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67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>ทางบริษัท</w:t>
        </w:r>
      </w:ins>
      <w:ins w:id="368" w:author="Kitti Ong-ajchaowlerd" w:date="2026-07-09T15:54:00Z" w16du:dateUtc="2026-07-09T08:54:00Z">
        <w:r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69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 xml:space="preserve">ฯ </w:t>
        </w:r>
      </w:ins>
      <w:ins w:id="370" w:author="Kitti Ong-ajchaowlerd" w:date="2026-07-09T14:23:00Z" w16du:dateUtc="2026-07-09T07:23:00Z">
        <w:r w:rsidR="00703078"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71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>ได้ให้</w:t>
        </w:r>
      </w:ins>
      <w:ins w:id="372" w:author="Kitti Ong-ajchaowlerd" w:date="2026-07-09T16:10:00Z" w16du:dateUtc="2026-07-09T09:10:00Z">
        <w:r w:rsidR="00BB4862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 </w:t>
        </w:r>
      </w:ins>
      <w:ins w:id="373" w:author="Kitti Ong-ajchaowlerd" w:date="2026-07-09T16:09:00Z" w16du:dateUtc="2026-07-09T09:09:00Z">
        <w:r w:rsidR="00BB4862" w:rsidRPr="00BB4862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บริษัท เซ้าท์อีส เอเซีย อินเตอร์เนชั่นแนล จำกัด (</w:t>
        </w:r>
        <w:r w:rsidR="00BB4862" w:rsidRPr="00BB4862"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South East Asia </w:t>
        </w:r>
      </w:ins>
    </w:p>
    <w:p w14:paraId="0BEA1655" w14:textId="77777777" w:rsidR="00BB4862" w:rsidRDefault="00BB4862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74" w:author="Kitti Ong-ajchaowlerd" w:date="2026-07-09T16:10:00Z" w16du:dateUtc="2026-07-09T09:10:00Z"/>
          <w:rFonts w:ascii="TH SarabunPSK" w:hAnsi="TH SarabunPSK" w:cs="TH SarabunPSK"/>
          <w:color w:val="000000" w:themeColor="text1"/>
          <w:sz w:val="30"/>
          <w:szCs w:val="30"/>
        </w:rPr>
      </w:pPr>
      <w:ins w:id="375" w:author="Kitti Ong-ajchaowlerd" w:date="2026-07-09T16:10:00Z" w16du:dateUtc="2026-07-09T09:10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ins w:id="376" w:author="Kitti Ong-ajchaowlerd" w:date="2026-07-09T16:09:00Z" w16du:dateUtc="2026-07-09T09:09:00Z">
        <w:r w:rsidRPr="00BB4862"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International Co., Ltd.) </w:t>
        </w:r>
      </w:ins>
      <w:ins w:id="377" w:author="Kitti Ong-ajchaowlerd" w:date="2026-07-09T16:10:00Z" w16du:dateUtc="2026-07-09T09:10:00Z"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ซึ่ง</w:t>
        </w:r>
      </w:ins>
      <w:ins w:id="378" w:author="Kitti Ong-ajchaowlerd" w:date="2026-07-09T16:09:00Z" w16du:dateUtc="2026-07-09T09:09:00Z">
        <w:r w:rsidRPr="00BB4862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เป็นบริษัทที่ดำเนินธุรกิจด้านการประเมินมูลค่าทรัพย์สิน โดยให้บริการ</w:t>
        </w:r>
      </w:ins>
    </w:p>
    <w:p w14:paraId="1A5BAB9B" w14:textId="74A820C7" w:rsidR="00BB4862" w:rsidRDefault="00BB4862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379" w:author="Kitti Ong-ajchaowlerd" w:date="2026-07-09T16:11:00Z" w16du:dateUtc="2026-07-09T09:11:00Z"/>
          <w:rFonts w:ascii="TH SarabunPSK" w:hAnsi="TH SarabunPSK" w:cs="TH SarabunPSK"/>
          <w:color w:val="000000" w:themeColor="text1"/>
          <w:sz w:val="30"/>
          <w:szCs w:val="30"/>
        </w:rPr>
      </w:pPr>
      <w:ins w:id="380" w:author="Kitti Ong-ajchaowlerd" w:date="2026-07-09T16:10:00Z" w16du:dateUtc="2026-07-09T09:10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ins w:id="381" w:author="Kitti Ong-ajchaowlerd" w:date="2026-07-09T16:09:00Z" w16du:dateUtc="2026-07-09T09:09:00Z">
        <w:r w:rsidRPr="00BB4862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สำรวจ ประเมินราคาอสังหาริมทรัพย์และสังหาริมทรัพย์ </w:t>
        </w:r>
      </w:ins>
      <w:ins w:id="382" w:author="Kitti Ong-ajchaowlerd" w:date="2026-07-09T16:10:00Z" w16du:dateUtc="2026-07-09T09:10:00Z"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ในฐานะ</w:t>
        </w:r>
      </w:ins>
      <w:ins w:id="383" w:author="Kitti Ong-ajchaowlerd" w:date="2026-07-09T14:23:00Z" w16du:dateUtc="2026-07-09T07:23:00Z">
        <w:r w:rsidR="00703078"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84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 xml:space="preserve">ผู้ประเมินภายนอก </w:t>
        </w:r>
      </w:ins>
      <w:ins w:id="385" w:author="Kitti Ong-ajchaowlerd" w:date="2026-07-09T16:19:00Z" w16du:dateUtc="2026-07-09T09:19:00Z">
        <w:r w:rsidR="00F932A9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ใช้</w:t>
        </w:r>
      </w:ins>
      <w:ins w:id="386" w:author="Kitti Ong-ajchaowlerd" w:date="2026-07-09T14:23:00Z" w16du:dateUtc="2026-07-09T07:23:00Z">
        <w:r w:rsidR="00703078"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87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>โด</w:t>
        </w:r>
      </w:ins>
      <w:ins w:id="388" w:author="Kitti Ong-ajchaowlerd" w:date="2026-07-09T16:13:00Z" w16du:dateUtc="2026-07-09T09:13:00Z"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>ยผล</w:t>
        </w:r>
      </w:ins>
      <w:ins w:id="389" w:author="Kitti Ong-ajchaowlerd" w:date="2026-07-09T14:24:00Z" w16du:dateUtc="2026-07-09T07:24:00Z">
        <w:r w:rsidR="00703078" w:rsidRPr="00080431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390" w:author="Kitti Ong-ajchaowlerd" w:date="2026-07-09T16:07:00Z" w16du:dateUtc="2026-07-09T09:07:00Z">
              <w:rPr>
                <w:rFonts w:ascii="TH SarabunPSK" w:hAnsi="TH SarabunPSK" w:cs="TH SarabunPSK"/>
                <w:color w:val="EE0000"/>
                <w:sz w:val="30"/>
                <w:szCs w:val="30"/>
                <w:cs/>
              </w:rPr>
            </w:rPrChange>
          </w:rPr>
          <w:t>ประเมิน</w:t>
        </w:r>
      </w:ins>
    </w:p>
    <w:p w14:paraId="5CBDC509" w14:textId="405A24DE" w:rsidR="006C01C9" w:rsidRDefault="00BB4862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EE0000"/>
          <w:sz w:val="30"/>
          <w:szCs w:val="30"/>
          <w:cs/>
        </w:rPr>
        <w:pPrChange w:id="391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392" w:author="Kitti Ong-ajchaowlerd" w:date="2026-07-09T16:11:00Z" w16du:dateUtc="2026-07-09T09:1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ins w:id="393" w:author="Kitti Ong-ajchaowlerd" w:date="2026-07-09T16:13:00Z" w16du:dateUtc="2026-07-09T09:13:00Z"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มูลค่าทรัพย์สินที่ </w:t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60,000,000 </w:t>
        </w:r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บาท </w:t>
        </w:r>
      </w:ins>
      <w:ins w:id="394" w:author="Prapaphan Hosutharungsri" w:date="2026-06-30T14:10:00Z" w16du:dateUtc="2026-06-30T07:10:00Z">
        <w:del w:id="395" w:author="Kitti Ong-ajchaowlerd" w:date="2026-07-09T14:24:00Z" w16du:dateUtc="2026-07-09T07:24:00Z">
          <w:r w:rsidR="00581804" w:rsidDel="00703078">
            <w:rPr>
              <w:rFonts w:ascii="TH SarabunPSK" w:hAnsi="TH SarabunPSK" w:cs="TH SarabunPSK" w:hint="cs"/>
              <w:color w:val="EE0000"/>
              <w:sz w:val="30"/>
              <w:szCs w:val="30"/>
              <w:cs/>
            </w:rPr>
            <w:delText>นำ</w:delText>
          </w:r>
        </w:del>
      </w:ins>
      <w:del w:id="396" w:author="Kitti Ong-ajchaowlerd" w:date="2026-07-09T14:24:00Z" w16du:dateUtc="2026-07-09T07:24:00Z">
        <w:r w:rsidR="006C01C9" w:rsidRPr="00A671D8" w:rsidDel="00703078">
          <w:rPr>
            <w:rFonts w:ascii="TH SarabunPSK" w:hAnsi="TH SarabunPSK" w:cs="TH SarabunPSK"/>
            <w:color w:val="EE0000"/>
            <w:sz w:val="30"/>
            <w:szCs w:val="30"/>
            <w:cs/>
            <w:rPrChange w:id="397" w:author="Prapaphan Hosutharungsri" w:date="2026-06-30T14:10:00Z" w16du:dateUtc="2026-06-30T07:10:00Z">
              <w:rPr>
                <w:rFonts w:ascii="TH SarabunPSK" w:hAnsi="TH SarabunPSK" w:cs="TH SarabunPSK"/>
                <w:color w:val="EE0000"/>
                <w:sz w:val="30"/>
                <w:szCs w:val="30"/>
                <w:highlight w:val="yellow"/>
                <w:cs/>
              </w:rPr>
            </w:rPrChange>
          </w:rPr>
          <w:delText>เอาข้อมูลผลประเมินภายนอกมาใส่เพิ่มเติม (ชื่อ ผลประเมิน)</w:delText>
        </w:r>
      </w:del>
      <w:ins w:id="398" w:author="Prapaphan Hosutharungsri" w:date="2026-06-30T14:10:00Z" w16du:dateUtc="2026-06-30T07:10:00Z">
        <w:del w:id="399" w:author="Kitti Ong-ajchaowlerd" w:date="2026-07-09T14:24:00Z" w16du:dateUtc="2026-07-09T07:24:00Z">
          <w:r w:rsidR="00A671D8" w:rsidDel="00703078">
            <w:rPr>
              <w:rFonts w:ascii="TH SarabunPSK" w:hAnsi="TH SarabunPSK" w:cs="TH SarabunPSK" w:hint="cs"/>
              <w:color w:val="EE0000"/>
              <w:sz w:val="30"/>
              <w:szCs w:val="30"/>
              <w:cs/>
            </w:rPr>
            <w:delText xml:space="preserve"> </w:delText>
          </w:r>
          <w:r w:rsidR="00A671D8" w:rsidDel="00703078">
            <w:rPr>
              <w:rFonts w:ascii="TH SarabunPSK" w:hAnsi="TH SarabunPSK" w:cs="TH SarabunPSK"/>
              <w:color w:val="EE0000"/>
              <w:sz w:val="30"/>
              <w:szCs w:val="30"/>
            </w:rPr>
            <w:delText xml:space="preserve">&gt;&gt; </w:delText>
          </w:r>
          <w:r w:rsidR="00A671D8" w:rsidDel="00703078">
            <w:rPr>
              <w:rFonts w:ascii="TH SarabunPSK" w:hAnsi="TH SarabunPSK" w:cs="TH SarabunPSK" w:hint="cs"/>
              <w:color w:val="EE0000"/>
              <w:sz w:val="30"/>
              <w:szCs w:val="30"/>
              <w:cs/>
            </w:rPr>
            <w:delText>อยู่ระหว่างติดตามข้อมูล</w:delText>
          </w:r>
        </w:del>
      </w:ins>
    </w:p>
    <w:p w14:paraId="7C7CDDEF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00" w:author="Kitti Ong-ajchaowlerd" w:date="2026-07-09T16:20:00Z" w16du:dateUtc="2026-07-09T09:20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401" w:author="Kitti Ong-ajchaowlerd" w:date="2026-07-09T16:20:00Z" w16du:dateUtc="2026-07-09T09:20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  <w:r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ฝ่ายจัดการได้ชี้แจงว่า </w:t>
        </w:r>
      </w:ins>
      <w:r w:rsidR="007423E4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โครงสร้างการเข้าทำ</w:t>
      </w:r>
      <w:r w:rsidR="00136504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ธุรกรรมการเข้าซื้อหุ้นสามัญทั้งหมดของ </w:t>
      </w:r>
      <w:r w:rsidR="00136504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>MEDIKA</w:t>
      </w:r>
      <w:r w:rsidR="00136504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และ</w:t>
      </w:r>
    </w:p>
    <w:p w14:paraId="03E95C4C" w14:textId="6D52A40D" w:rsidR="000D33F0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02" w:author="Kitti Ong-ajchaowlerd" w:date="2026-07-09T16:36:00Z" w16du:dateUtc="2026-07-09T09:36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403" w:author="Kitti Ong-ajchaowlerd" w:date="2026-07-09T16:20:00Z" w16du:dateUtc="2026-07-09T09:20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136504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ธุรกรรมการซื้ออาคารพาณิชย์</w:t>
      </w:r>
      <w:r w:rsidR="00136504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มีดังนี้</w:t>
      </w:r>
    </w:p>
    <w:p w14:paraId="1DF8F9D7" w14:textId="77777777" w:rsidR="00DD5A6D" w:rsidRDefault="00DD5A6D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pPrChange w:id="404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</w:p>
    <w:p w14:paraId="4A111B70" w14:textId="7AAD013B" w:rsidR="007423E4" w:rsidRDefault="004D247F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405" w:author="Kitti Ong-ajchaowlerd" w:date="2026-07-09T16:20:00Z" w16du:dateUtc="2026-07-09T09:20:00Z">
          <w:pPr>
            <w:tabs>
              <w:tab w:val="left" w:pos="1418"/>
            </w:tabs>
            <w:spacing w:before="120" w:after="120" w:line="240" w:lineRule="auto"/>
            <w:jc w:val="thaiDistribute"/>
          </w:pPr>
        </w:pPrChange>
      </w:pPr>
      <w:r>
        <w:rPr>
          <w:rFonts w:ascii="TH SarabunPSK" w:hAnsi="TH SarabunPSK" w:cs="TH SarabunPSK"/>
          <w:color w:val="000000" w:themeColor="text1"/>
          <w:sz w:val="30"/>
          <w:szCs w:val="30"/>
        </w:rPr>
        <w:t xml:space="preserve">1. </w:t>
      </w:r>
      <w:ins w:id="406" w:author="Kitti Ong-ajchaowlerd" w:date="2026-07-09T16:20:00Z" w16du:dateUtc="2026-07-09T09:20:00Z">
        <w:r w:rsidR="00F932A9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  <w:r w:rsidR="00F932A9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ธุรกรรมการเข้าซื้อหุ้นสามัญทั้งหมดของ </w:t>
      </w:r>
      <w:r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>MEDIKA</w:t>
      </w:r>
      <w:r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</w:t>
      </w:r>
    </w:p>
    <w:p w14:paraId="2648CA2D" w14:textId="5E0EC6AE" w:rsidR="00136504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407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thaiDistribute"/>
          </w:pPr>
        </w:pPrChange>
      </w:pPr>
      <w:r w:rsidRPr="004D247F">
        <w:rPr>
          <w:rFonts w:ascii="TH SarabunPSK" w:hAnsi="TH SarabunPSK" w:cs="TH SarabunPSK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33DF269" wp14:editId="7757D7DD">
                <wp:simplePos x="0" y="0"/>
                <wp:positionH relativeFrom="column">
                  <wp:posOffset>999490</wp:posOffset>
                </wp:positionH>
                <wp:positionV relativeFrom="paragraph">
                  <wp:posOffset>209550</wp:posOffset>
                </wp:positionV>
                <wp:extent cx="1309370" cy="318770"/>
                <wp:effectExtent l="0" t="0" r="24130" b="2413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DA233D48-41ED-FEBE-894F-D3E44632E44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370" cy="31877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735FC" w14:textId="77777777" w:rsidR="004D247F" w:rsidRPr="00AE4C99" w:rsidRDefault="004D247F" w:rsidP="004D247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E4C9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EMPIRE</w:t>
                            </w:r>
                            <w:r w:rsidRPr="00AE4C9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E4C9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INFINITY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3DF269" id="Rectangle 4" o:spid="_x0000_s1026" style="position:absolute;left:0;text-align:left;margin-left:78.7pt;margin-top:16.5pt;width:103.1pt;height:25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" fillcolor="#4ea72e [3209]" strokecolor="white [3201]" strokeweight="2pt">
                <v:textbox>
                  <w:txbxContent>
                    <w:p w14:paraId="227735FC" w14:textId="77777777" w:rsidR="004D247F" w:rsidRPr="00AE4C99" w:rsidRDefault="004D247F" w:rsidP="004D247F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AE4C99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  <w:t>EMPIRE</w:t>
                      </w:r>
                      <w:r w:rsidRPr="00AE4C99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E4C99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32"/>
                          <w:szCs w:val="32"/>
                        </w:rPr>
                        <w:t>INFINITY</w:t>
                      </w:r>
                    </w:p>
                  </w:txbxContent>
                </v:textbox>
              </v:rect>
            </w:pict>
          </mc:Fallback>
        </mc:AlternateContent>
      </w:r>
      <w:r w:rsidRPr="004D247F">
        <w:rPr>
          <w:rFonts w:ascii="TH SarabunPSK" w:hAnsi="TH SarabunPSK" w:cs="TH SarabunPSK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7D827D3" wp14:editId="3C071906">
                <wp:simplePos x="0" y="0"/>
                <wp:positionH relativeFrom="column">
                  <wp:posOffset>2518410</wp:posOffset>
                </wp:positionH>
                <wp:positionV relativeFrom="paragraph">
                  <wp:posOffset>146685</wp:posOffset>
                </wp:positionV>
                <wp:extent cx="2934970" cy="328295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22FE04-8DE4-87B0-7EE8-B0CDC66B272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970" cy="3282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254014" w14:textId="77777777" w:rsidR="004D247F" w:rsidRPr="00AE4C99" w:rsidRDefault="004D247F" w:rsidP="004D247F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8"/>
                              </w:rPr>
                            </w:pPr>
                            <w:r w:rsidRPr="00DB7942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8"/>
                                <w:cs/>
                              </w:rPr>
                              <w:t>ซื้อหุ้น</w:t>
                            </w:r>
                            <w:r w:rsidRPr="00DB7942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8"/>
                              </w:rPr>
                              <w:t xml:space="preserve"> MEDIKA </w:t>
                            </w:r>
                            <w:r w:rsidRPr="00DB7942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8"/>
                                <w:cs/>
                              </w:rPr>
                              <w:t>ร้อยละ 100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D827D3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7" type="#_x0000_t202" style="position:absolute;left:0;text-align:left;margin-left:198.3pt;margin-top:11.55pt;width:231.1pt;height:25.85pt;z-index:251658243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" filled="f" stroked="f">
                <v:textbox>
                  <w:txbxContent>
                    <w:p w14:paraId="18254014" w14:textId="77777777" w:rsidR="004D247F" w:rsidRPr="00AE4C99" w:rsidRDefault="004D247F" w:rsidP="004D247F">
                      <w:pPr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8"/>
                        </w:rPr>
                      </w:pPr>
                      <w:r w:rsidRPr="00DB7942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8"/>
                          <w:cs/>
                        </w:rPr>
                        <w:t>ซื้อหุ้น</w:t>
                      </w:r>
                      <w:r w:rsidRPr="00DB7942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8"/>
                        </w:rPr>
                        <w:t xml:space="preserve"> MEDIKA </w:t>
                      </w:r>
                      <w:r w:rsidRPr="00DB7942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8"/>
                          <w:cs/>
                        </w:rPr>
                        <w:t>ร้อยละ 100</w:t>
                      </w:r>
                    </w:p>
                  </w:txbxContent>
                </v:textbox>
              </v:shape>
            </w:pict>
          </mc:Fallback>
        </mc:AlternateContent>
      </w:r>
      <w:r w:rsidRPr="004D247F">
        <w:rPr>
          <w:rFonts w:ascii="TH SarabunPSK" w:hAnsi="TH SarabunPSK" w:cs="TH SarabunPSK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3C408FB" wp14:editId="0E6E6436">
                <wp:simplePos x="0" y="0"/>
                <wp:positionH relativeFrom="column">
                  <wp:posOffset>4347210</wp:posOffset>
                </wp:positionH>
                <wp:positionV relativeFrom="paragraph">
                  <wp:posOffset>175895</wp:posOffset>
                </wp:positionV>
                <wp:extent cx="1209675" cy="352425"/>
                <wp:effectExtent l="0" t="0" r="28575" b="28575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1CB59A-D2D4-9C00-64C1-807C2417E9B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EC12A" w14:textId="77777777" w:rsidR="004D247F" w:rsidRPr="00AE4C99" w:rsidRDefault="004D247F" w:rsidP="004D247F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8"/>
                              </w:rPr>
                            </w:pPr>
                            <w:r w:rsidRPr="00AE4C9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24"/>
                                <w:sz w:val="28"/>
                                <w:cs/>
                              </w:rPr>
                              <w:t>นายอำนาจ บูจีระ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408FB" id="Rectangle 5" o:spid="_x0000_s1028" style="position:absolute;left:0;text-align:left;margin-left:342.3pt;margin-top:13.85pt;width:95.25pt;height:27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" fillcolor="#e97132 [3205]" strokecolor="white [3201]" strokeweight="2pt">
                <v:textbox>
                  <w:txbxContent>
                    <w:p w14:paraId="525EC12A" w14:textId="77777777" w:rsidR="004D247F" w:rsidRPr="00AE4C99" w:rsidRDefault="004D247F" w:rsidP="004D247F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8"/>
                        </w:rPr>
                      </w:pPr>
                      <w:r w:rsidRPr="00AE4C99">
                        <w:rPr>
                          <w:rFonts w:ascii="TH SarabunPSK" w:hAnsi="TH SarabunPSK" w:cs="TH SarabunPSK"/>
                          <w:color w:val="000000" w:themeColor="text1"/>
                          <w:kern w:val="24"/>
                          <w:sz w:val="28"/>
                          <w:cs/>
                        </w:rPr>
                        <w:t>นายอำนาจ บูจีระ</w:t>
                      </w:r>
                    </w:p>
                  </w:txbxContent>
                </v:textbox>
              </v:rect>
            </w:pict>
          </mc:Fallback>
        </mc:AlternateContent>
      </w:r>
      <w:r w:rsidRPr="004D247F">
        <w:rPr>
          <w:rFonts w:ascii="TH SarabunPSK" w:hAnsi="TH SarabunPSK" w:cs="TH SarabunPSK"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B9DF761" wp14:editId="1000EC1A">
                <wp:simplePos x="0" y="0"/>
                <wp:positionH relativeFrom="column">
                  <wp:posOffset>2366010</wp:posOffset>
                </wp:positionH>
                <wp:positionV relativeFrom="paragraph">
                  <wp:posOffset>393065</wp:posOffset>
                </wp:positionV>
                <wp:extent cx="1799590" cy="0"/>
                <wp:effectExtent l="0" t="76200" r="10160" b="95250"/>
                <wp:wrapNone/>
                <wp:docPr id="8" name="Straight Arrow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6CA3F9F9-27C4-A30C-7060-DB22A009480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95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DD79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86.3pt;margin-top:30.95pt;width:141.7pt;height:0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2740E3C9" w14:textId="77777777" w:rsidR="000D33F0" w:rsidRDefault="000D33F0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08" w:author="Kitti Ong-ajchaowlerd" w:date="2026-07-09T16:21:00Z" w16du:dateUtc="2026-07-09T09:2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603061C3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09" w:author="Kitti Ong-ajchaowlerd" w:date="2026-07-09T16:21:00Z" w16du:dateUtc="2026-07-09T09:2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58BE2B54" w14:textId="77777777" w:rsidR="00F932A9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410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thaiDistribute"/>
          </w:pPr>
        </w:pPrChange>
      </w:pPr>
    </w:p>
    <w:p w14:paraId="2F0B94CB" w14:textId="415F1809" w:rsidR="004D247F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pPrChange w:id="411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thaiDistribute"/>
          </w:pPr>
        </w:pPrChange>
      </w:pPr>
      <w:ins w:id="412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19292C">
        <w:rPr>
          <w:rFonts w:ascii="TH SarabunPSK" w:hAnsi="TH SarabunPSK" w:cs="TH SarabunPSK"/>
          <w:color w:val="000000" w:themeColor="text1"/>
          <w:sz w:val="30"/>
          <w:szCs w:val="30"/>
        </w:rPr>
        <w:t xml:space="preserve">2. </w:t>
      </w:r>
      <w:ins w:id="413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19292C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ธุรกรรมการซื้ออาคารพาณิชย์</w:t>
      </w:r>
    </w:p>
    <w:p w14:paraId="1BF9EC33" w14:textId="7829EDCE" w:rsidR="00E95296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  <w:pPrChange w:id="414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center"/>
          </w:pPr>
        </w:pPrChange>
      </w:pPr>
      <w:r w:rsidRPr="00992E10">
        <w:rPr>
          <w:rFonts w:ascii="TH SarabunPSK" w:hAnsi="TH SarabunPSK" w:cs="TH SarabunPSK"/>
          <w:noProof/>
          <w:color w:val="000000" w:themeColor="text1"/>
          <w:sz w:val="30"/>
          <w:szCs w:val="30"/>
          <w:cs/>
        </w:rPr>
        <w:drawing>
          <wp:anchor distT="0" distB="0" distL="114300" distR="114300" simplePos="0" relativeHeight="251659267" behindDoc="0" locked="0" layoutInCell="1" allowOverlap="1" wp14:anchorId="1E37E511" wp14:editId="6E984BCE">
            <wp:simplePos x="0" y="0"/>
            <wp:positionH relativeFrom="column">
              <wp:posOffset>1039585</wp:posOffset>
            </wp:positionH>
            <wp:positionV relativeFrom="paragraph">
              <wp:posOffset>28030</wp:posOffset>
            </wp:positionV>
            <wp:extent cx="3973286" cy="2012175"/>
            <wp:effectExtent l="0" t="0" r="8255" b="7620"/>
            <wp:wrapNone/>
            <wp:docPr id="143795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5677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286" cy="201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15E8FC" w14:textId="77777777" w:rsidR="00E95296" w:rsidRDefault="00E95296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  <w:pPrChange w:id="415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center"/>
          </w:pPr>
        </w:pPrChange>
      </w:pPr>
    </w:p>
    <w:p w14:paraId="5A02D5A1" w14:textId="77777777" w:rsidR="00E95296" w:rsidRDefault="00E95296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  <w:pPrChange w:id="416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center"/>
          </w:pPr>
        </w:pPrChange>
      </w:pPr>
    </w:p>
    <w:p w14:paraId="557B578E" w14:textId="77777777" w:rsidR="00E95296" w:rsidRDefault="00E95296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  <w:pPrChange w:id="417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center"/>
          </w:pPr>
        </w:pPrChange>
      </w:pPr>
    </w:p>
    <w:p w14:paraId="6AF26220" w14:textId="77777777" w:rsidR="00E95296" w:rsidRDefault="00E95296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  <w:pPrChange w:id="418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center"/>
          </w:pPr>
        </w:pPrChange>
      </w:pPr>
    </w:p>
    <w:p w14:paraId="5086B900" w14:textId="62C18B93" w:rsidR="0019292C" w:rsidRDefault="0019292C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0"/>
          <w:szCs w:val="30"/>
        </w:rPr>
        <w:pPrChange w:id="419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jc w:val="center"/>
          </w:pPr>
        </w:pPrChange>
      </w:pPr>
    </w:p>
    <w:p w14:paraId="252D5506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20" w:author="Kitti Ong-ajchaowlerd" w:date="2026-07-09T16:21:00Z" w16du:dateUtc="2026-07-09T09:2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7F7DC5FB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21" w:author="Kitti Ong-ajchaowlerd" w:date="2026-07-09T16:21:00Z" w16du:dateUtc="2026-07-09T09:2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064AF13D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22" w:author="Kitti Ong-ajchaowlerd" w:date="2026-07-09T16:21:00Z" w16du:dateUtc="2026-07-09T09:21:00Z"/>
          <w:rFonts w:ascii="TH SarabunPSK" w:hAnsi="TH SarabunPSK" w:cs="TH SarabunPSK"/>
          <w:color w:val="000000" w:themeColor="text1"/>
          <w:sz w:val="30"/>
          <w:szCs w:val="30"/>
        </w:rPr>
      </w:pPr>
    </w:p>
    <w:p w14:paraId="13A3110D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23" w:author="Kitti Ong-ajchaowlerd" w:date="2026-07-09T16:21:00Z" w16du:dateUtc="2026-07-09T09:21:00Z"/>
          <w:rFonts w:ascii="TH SarabunPSK" w:hAnsi="TH SarabunPSK" w:cs="TH SarabunPSK"/>
          <w:color w:val="000000" w:themeColor="text1"/>
          <w:sz w:val="30"/>
          <w:szCs w:val="30"/>
        </w:rPr>
      </w:pPr>
      <w:ins w:id="424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ในการเข้าทำธุรกรรมข้างต้น คู่สัญญาที่เกี่ยวข้องจะเข้าทำสัญญาที่เกี่ยวข้องกับธุรกรรม โดยมี</w:t>
      </w:r>
    </w:p>
    <w:p w14:paraId="7FCC9AD2" w14:textId="0B5A7D19" w:rsidR="00B20171" w:rsidRPr="00B20171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425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426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สาระสำคัญดังต่อไปนี้</w:t>
      </w:r>
    </w:p>
    <w:p w14:paraId="675C5D9A" w14:textId="67323FAC" w:rsidR="00B20171" w:rsidRPr="00B20171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427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428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1. </w:t>
      </w:r>
      <w:ins w:id="429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สัญญาซื้อขายหุ้นสามัญของ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MEDIKA</w:t>
      </w:r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  <w:tblPrChange w:id="430" w:author="Kitti Ong-ajchaowlerd" w:date="2026-07-09T16:22:00Z" w16du:dateUtc="2026-07-09T09:22:00Z">
          <w:tblPr>
            <w:tblW w:w="892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57" w:type="dxa"/>
              <w:bottom w:w="15" w:type="dxa"/>
              <w:right w:w="57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555"/>
        <w:gridCol w:w="6383"/>
        <w:tblGridChange w:id="431">
          <w:tblGrid>
            <w:gridCol w:w="1129"/>
            <w:gridCol w:w="426"/>
            <w:gridCol w:w="1129"/>
            <w:gridCol w:w="6242"/>
            <w:gridCol w:w="141"/>
          </w:tblGrid>
        </w:tblGridChange>
      </w:tblGrid>
      <w:tr w:rsidR="00B20171" w:rsidRPr="00B20171" w14:paraId="73084713" w14:textId="77777777" w:rsidTr="00F932A9">
        <w:trPr>
          <w:tblHeader/>
          <w:trPrChange w:id="432" w:author="Kitti Ong-ajchaowlerd" w:date="2026-07-09T16:22:00Z" w16du:dateUtc="2026-07-09T09:22:00Z">
            <w:trPr>
              <w:gridAfter w:val="0"/>
              <w:tblHeader/>
            </w:trPr>
          </w:trPrChange>
        </w:trPr>
        <w:tc>
          <w:tcPr>
            <w:tcW w:w="1555" w:type="dxa"/>
            <w:shd w:val="clear" w:color="auto" w:fill="D9D9D9" w:themeFill="background1" w:themeFillShade="D9"/>
            <w:hideMark/>
            <w:tcPrChange w:id="433" w:author="Kitti Ong-ajchaowlerd" w:date="2026-07-09T16:22:00Z" w16du:dateUtc="2026-07-09T09:22:00Z">
              <w:tcPr>
                <w:tcW w:w="1555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5D7FCBC3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34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  <w:jc w:val="center"/>
                </w:pPr>
              </w:pPrChange>
            </w:pPr>
            <w:r w:rsidRPr="00B2017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t>หัวข้อ</w:t>
            </w:r>
          </w:p>
        </w:tc>
        <w:tc>
          <w:tcPr>
            <w:tcW w:w="6383" w:type="dxa"/>
            <w:shd w:val="clear" w:color="auto" w:fill="D9D9D9" w:themeFill="background1" w:themeFillShade="D9"/>
            <w:hideMark/>
            <w:tcPrChange w:id="435" w:author="Kitti Ong-ajchaowlerd" w:date="2026-07-09T16:22:00Z" w16du:dateUtc="2026-07-09T09:22:00Z">
              <w:tcPr>
                <w:tcW w:w="7371" w:type="dxa"/>
                <w:gridSpan w:val="2"/>
                <w:shd w:val="clear" w:color="auto" w:fill="D9D9D9" w:themeFill="background1" w:themeFillShade="D9"/>
                <w:hideMark/>
              </w:tcPr>
            </w:tcPrChange>
          </w:tcPr>
          <w:p w14:paraId="0AB8EA7C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36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  <w:jc w:val="center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B20171" w:rsidRPr="00B20171" w14:paraId="52EE5D1F" w14:textId="77777777" w:rsidTr="00F932A9">
        <w:trPr>
          <w:trPrChange w:id="437" w:author="Kitti Ong-ajchaowlerd" w:date="2026-07-09T16:22:00Z" w16du:dateUtc="2026-07-09T09:22:00Z">
            <w:trPr>
              <w:gridAfter w:val="0"/>
            </w:trPr>
          </w:trPrChange>
        </w:trPr>
        <w:tc>
          <w:tcPr>
            <w:tcW w:w="1555" w:type="dxa"/>
            <w:hideMark/>
            <w:tcPrChange w:id="438" w:author="Kitti Ong-ajchaowlerd" w:date="2026-07-09T16:22:00Z" w16du:dateUtc="2026-07-09T09:22:00Z">
              <w:tcPr>
                <w:tcW w:w="1555" w:type="dxa"/>
                <w:gridSpan w:val="2"/>
                <w:hideMark/>
              </w:tcPr>
            </w:tcPrChange>
          </w:tcPr>
          <w:p w14:paraId="1F9B8E4E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39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คู่สัญญา</w:t>
            </w:r>
          </w:p>
        </w:tc>
        <w:tc>
          <w:tcPr>
            <w:tcW w:w="6383" w:type="dxa"/>
            <w:hideMark/>
            <w:tcPrChange w:id="440" w:author="Kitti Ong-ajchaowlerd" w:date="2026-07-09T16:22:00Z" w16du:dateUtc="2026-07-09T09:22:00Z">
              <w:tcPr>
                <w:tcW w:w="7371" w:type="dxa"/>
                <w:gridSpan w:val="2"/>
                <w:hideMark/>
              </w:tcPr>
            </w:tcPrChange>
          </w:tcPr>
          <w:p w14:paraId="2DAEF71E" w14:textId="5C29C991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176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41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91" w:right="176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ผู้ซื้อ: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EMPIRE INFINITY</w:t>
            </w:r>
          </w:p>
          <w:p w14:paraId="2C4AF6E4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176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42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91" w:right="176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ผู้ขาย: </w:t>
            </w:r>
            <w:r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นายอำนาจ บูจีระ</w:t>
            </w:r>
          </w:p>
        </w:tc>
      </w:tr>
      <w:tr w:rsidR="00B20171" w:rsidRPr="00B20171" w14:paraId="14CC91F0" w14:textId="77777777" w:rsidTr="00F932A9">
        <w:trPr>
          <w:trPrChange w:id="443" w:author="Kitti Ong-ajchaowlerd" w:date="2026-07-09T16:22:00Z" w16du:dateUtc="2026-07-09T09:22:00Z">
            <w:trPr>
              <w:gridAfter w:val="0"/>
            </w:trPr>
          </w:trPrChange>
        </w:trPr>
        <w:tc>
          <w:tcPr>
            <w:tcW w:w="1555" w:type="dxa"/>
            <w:hideMark/>
            <w:tcPrChange w:id="444" w:author="Kitti Ong-ajchaowlerd" w:date="2026-07-09T16:22:00Z" w16du:dateUtc="2026-07-09T09:22:00Z">
              <w:tcPr>
                <w:tcW w:w="1555" w:type="dxa"/>
                <w:gridSpan w:val="2"/>
                <w:hideMark/>
              </w:tcPr>
            </w:tcPrChange>
          </w:tcPr>
          <w:p w14:paraId="1D77555E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45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ทรัพย์สิน/รายการ</w:t>
            </w:r>
          </w:p>
        </w:tc>
        <w:tc>
          <w:tcPr>
            <w:tcW w:w="6383" w:type="dxa"/>
            <w:hideMark/>
            <w:tcPrChange w:id="446" w:author="Kitti Ong-ajchaowlerd" w:date="2026-07-09T16:22:00Z" w16du:dateUtc="2026-07-09T09:22:00Z">
              <w:tcPr>
                <w:tcW w:w="7371" w:type="dxa"/>
                <w:gridSpan w:val="2"/>
                <w:hideMark/>
              </w:tcPr>
            </w:tcPrChange>
          </w:tcPr>
          <w:p w14:paraId="0612A83B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178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47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91" w:right="178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หุ้นสามัญของ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จำนวน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100,000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หุ้น คิดเป็นร้อยละ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100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ของหุ้นทั้งหมดของ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MEDIKA</w:t>
            </w:r>
          </w:p>
        </w:tc>
      </w:tr>
      <w:tr w:rsidR="00B20171" w:rsidRPr="00B20171" w14:paraId="681D0F83" w14:textId="77777777" w:rsidTr="00F932A9">
        <w:trPr>
          <w:trPrChange w:id="448" w:author="Kitti Ong-ajchaowlerd" w:date="2026-07-09T16:22:00Z" w16du:dateUtc="2026-07-09T09:22:00Z">
            <w:trPr>
              <w:gridAfter w:val="0"/>
            </w:trPr>
          </w:trPrChange>
        </w:trPr>
        <w:tc>
          <w:tcPr>
            <w:tcW w:w="1555" w:type="dxa"/>
            <w:hideMark/>
            <w:tcPrChange w:id="449" w:author="Kitti Ong-ajchaowlerd" w:date="2026-07-09T16:22:00Z" w16du:dateUtc="2026-07-09T09:22:00Z">
              <w:tcPr>
                <w:tcW w:w="1555" w:type="dxa"/>
                <w:gridSpan w:val="2"/>
                <w:hideMark/>
              </w:tcPr>
            </w:tcPrChange>
          </w:tcPr>
          <w:p w14:paraId="07076800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50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มูลค่ารายการ</w:t>
            </w:r>
          </w:p>
        </w:tc>
        <w:tc>
          <w:tcPr>
            <w:tcW w:w="6383" w:type="dxa"/>
            <w:hideMark/>
            <w:tcPrChange w:id="451" w:author="Kitti Ong-ajchaowlerd" w:date="2026-07-09T16:22:00Z" w16du:dateUtc="2026-07-09T09:22:00Z">
              <w:tcPr>
                <w:tcW w:w="7371" w:type="dxa"/>
                <w:gridSpan w:val="2"/>
                <w:hideMark/>
              </w:tcPr>
            </w:tcPrChange>
          </w:tcPr>
          <w:p w14:paraId="422D8A3D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178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52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91" w:right="178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ไม่เกิน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1,000,000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บาท</w:t>
            </w:r>
          </w:p>
        </w:tc>
      </w:tr>
      <w:tr w:rsidR="00B20171" w:rsidRPr="00B20171" w14:paraId="2A29EEFE" w14:textId="77777777" w:rsidTr="00F932A9">
        <w:trPr>
          <w:trPrChange w:id="453" w:author="Kitti Ong-ajchaowlerd" w:date="2026-07-09T16:22:00Z" w16du:dateUtc="2026-07-09T09:22:00Z">
            <w:trPr>
              <w:gridAfter w:val="0"/>
            </w:trPr>
          </w:trPrChange>
        </w:trPr>
        <w:tc>
          <w:tcPr>
            <w:tcW w:w="1555" w:type="dxa"/>
            <w:hideMark/>
            <w:tcPrChange w:id="454" w:author="Kitti Ong-ajchaowlerd" w:date="2026-07-09T16:22:00Z" w16du:dateUtc="2026-07-09T09:22:00Z">
              <w:tcPr>
                <w:tcW w:w="1555" w:type="dxa"/>
                <w:gridSpan w:val="2"/>
                <w:hideMark/>
              </w:tcPr>
            </w:tcPrChange>
          </w:tcPr>
          <w:p w14:paraId="3DE90E20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55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เงื่อนไขและสาระสำคัญ</w:t>
            </w:r>
          </w:p>
        </w:tc>
        <w:tc>
          <w:tcPr>
            <w:tcW w:w="6383" w:type="dxa"/>
            <w:hideMark/>
            <w:tcPrChange w:id="456" w:author="Kitti Ong-ajchaowlerd" w:date="2026-07-09T16:22:00Z" w16du:dateUtc="2026-07-09T09:22:00Z">
              <w:tcPr>
                <w:tcW w:w="7371" w:type="dxa"/>
                <w:gridSpan w:val="2"/>
                <w:hideMark/>
              </w:tcPr>
            </w:tcPrChange>
          </w:tcPr>
          <w:p w14:paraId="30CFACEE" w14:textId="22874743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178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57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91" w:right="178"/>
                  <w:contextualSpacing w:val="0"/>
                  <w:jc w:val="thaiDistribute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EMPIRE INFINITY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จะเข้าซื้อหุ้นสามัญทั้งหมดของ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ซึ่งจะส่งผลให้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เป็น</w:t>
            </w:r>
            <w:del w:id="458" w:author="Prapaphan Hosutharungsri" w:date="2026-06-30T14:08:00Z" w16du:dateUtc="2026-06-30T07:08:00Z">
              <w:r w:rsidRPr="00B20171" w:rsidDel="00A671D8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cs/>
                </w:rPr>
                <w:delText>บริษัท</w:delText>
              </w:r>
            </w:del>
            <w:ins w:id="459" w:author="Prapaphan Hosutharungsri" w:date="2026-06-30T14:08:00Z" w16du:dateUtc="2026-06-30T07:08:00Z">
              <w:r w:rsidR="00A671D8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cs/>
                </w:rPr>
                <w:t xml:space="preserve">บริษัทฯ </w:t>
              </w:r>
            </w:ins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ย่อยทางอ้อมของ</w:t>
            </w:r>
            <w:del w:id="460" w:author="Prapaphan Hosutharungsri" w:date="2026-06-30T14:08:00Z" w16du:dateUtc="2026-06-30T07:08:00Z">
              <w:r w:rsidRPr="00B20171" w:rsidDel="00A671D8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cs/>
                </w:rPr>
                <w:delText>บริษัท</w:delText>
              </w:r>
            </w:del>
            <w:ins w:id="461" w:author="Prapaphan Hosutharungsri" w:date="2026-06-30T14:08:00Z" w16du:dateUtc="2026-06-30T07:08:00Z">
              <w:r w:rsidR="00A671D8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cs/>
                </w:rPr>
                <w:t xml:space="preserve">บริษัทฯ </w:t>
              </w:r>
            </w:ins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ฯ ทั้งนี้ ภายใต้ลำดับขั้นตอนการเข้าทำรายการ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EMPIRE INFINITY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จะให้การสนับสนุนเงินกู้ยืมแก่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เป็นจำนวนประมาณ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15,500,000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บาท เพื่อให้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ใช้ชำระคืนหนี้เงินกู้ยืมจากกรรมการและ/หรือผู้ถือหุ้นเดิมของ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ให้แล้วเสร็จตามเงื่อนไขที่คู่สัญญาจะได้ตกลงกัน</w:t>
            </w:r>
          </w:p>
        </w:tc>
      </w:tr>
    </w:tbl>
    <w:p w14:paraId="43C770F9" w14:textId="77777777" w:rsidR="00E95296" w:rsidRDefault="00E95296">
      <w:pPr>
        <w:tabs>
          <w:tab w:val="left" w:pos="1134"/>
          <w:tab w:val="left" w:pos="1560"/>
          <w:tab w:val="left" w:pos="1985"/>
        </w:tabs>
        <w:spacing w:after="0" w:line="278" w:lineRule="auto"/>
        <w:rPr>
          <w:rFonts w:ascii="TH SarabunPSK" w:hAnsi="TH SarabunPSK" w:cs="TH SarabunPSK"/>
          <w:color w:val="000000" w:themeColor="text1"/>
          <w:sz w:val="30"/>
          <w:szCs w:val="30"/>
          <w:cs/>
        </w:rPr>
        <w:pPrChange w:id="462" w:author="Kitti Ong-ajchaowlerd" w:date="2026-07-09T15:47:00Z" w16du:dateUtc="2026-07-09T08:47:00Z">
          <w:pPr>
            <w:spacing w:line="278" w:lineRule="auto"/>
          </w:pPr>
        </w:pPrChange>
      </w:pPr>
    </w:p>
    <w:p w14:paraId="25C25985" w14:textId="21EB1EB7" w:rsidR="00B20171" w:rsidRPr="00B20171" w:rsidRDefault="00F932A9">
      <w:pPr>
        <w:tabs>
          <w:tab w:val="left" w:pos="1134"/>
          <w:tab w:val="left" w:pos="1560"/>
          <w:tab w:val="left" w:pos="1985"/>
        </w:tabs>
        <w:spacing w:after="0" w:line="278" w:lineRule="auto"/>
        <w:rPr>
          <w:rFonts w:ascii="TH SarabunPSK" w:hAnsi="TH SarabunPSK" w:cs="TH SarabunPSK"/>
          <w:color w:val="000000" w:themeColor="text1"/>
          <w:sz w:val="30"/>
          <w:szCs w:val="30"/>
        </w:rPr>
        <w:pPrChange w:id="463" w:author="Kitti Ong-ajchaowlerd" w:date="2026-07-09T15:47:00Z" w16du:dateUtc="2026-07-09T08:47:00Z">
          <w:pPr>
            <w:spacing w:line="278" w:lineRule="auto"/>
            <w:ind w:firstLine="1134"/>
          </w:pPr>
        </w:pPrChange>
      </w:pPr>
      <w:ins w:id="464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2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. </w:t>
      </w:r>
      <w:ins w:id="465" w:author="Kitti Ong-ajchaowlerd" w:date="2026-07-09T16:21:00Z" w16du:dateUtc="2026-07-09T09:21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สัญญาซื้อขายอาคารพาณิชย์</w:t>
      </w:r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  <w:tblPrChange w:id="466" w:author="Kitti Ong-ajchaowlerd" w:date="2026-07-09T16:22:00Z" w16du:dateUtc="2026-07-09T09:22:00Z">
          <w:tblPr>
            <w:tblW w:w="906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15" w:type="dxa"/>
              <w:left w:w="57" w:type="dxa"/>
              <w:bottom w:w="15" w:type="dxa"/>
              <w:right w:w="57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555"/>
        <w:gridCol w:w="6383"/>
        <w:tblGridChange w:id="467">
          <w:tblGrid>
            <w:gridCol w:w="1129"/>
            <w:gridCol w:w="426"/>
            <w:gridCol w:w="1129"/>
            <w:gridCol w:w="6383"/>
          </w:tblGrid>
        </w:tblGridChange>
      </w:tblGrid>
      <w:tr w:rsidR="00B20171" w:rsidRPr="00B20171" w14:paraId="5FBB3252" w14:textId="77777777" w:rsidTr="00F932A9">
        <w:trPr>
          <w:tblHeader/>
          <w:trPrChange w:id="468" w:author="Kitti Ong-ajchaowlerd" w:date="2026-07-09T16:22:00Z" w16du:dateUtc="2026-07-09T09:22:00Z">
            <w:trPr>
              <w:tblHeader/>
            </w:trPr>
          </w:trPrChange>
        </w:trPr>
        <w:tc>
          <w:tcPr>
            <w:tcW w:w="1555" w:type="dxa"/>
            <w:shd w:val="clear" w:color="auto" w:fill="D9D9D9" w:themeFill="background1" w:themeFillShade="D9"/>
            <w:noWrap/>
            <w:hideMark/>
            <w:tcPrChange w:id="469" w:author="Kitti Ong-ajchaowlerd" w:date="2026-07-09T16:22:00Z" w16du:dateUtc="2026-07-09T09:22:00Z">
              <w:tcPr>
                <w:tcW w:w="1555" w:type="dxa"/>
                <w:gridSpan w:val="2"/>
                <w:shd w:val="clear" w:color="auto" w:fill="D9D9D9" w:themeFill="background1" w:themeFillShade="D9"/>
                <w:noWrap/>
                <w:hideMark/>
              </w:tcPr>
            </w:tcPrChange>
          </w:tcPr>
          <w:p w14:paraId="2BF11597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70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  <w:jc w:val="center"/>
                </w:pPr>
              </w:pPrChange>
            </w:pPr>
            <w:r w:rsidRPr="00B20171">
              <w:rPr>
                <w:rFonts w:ascii="TH SarabunPSK" w:hAnsi="TH SarabunPSK" w:cs="TH SarabunPSK" w:hint="cs"/>
                <w:b/>
                <w:bCs/>
                <w:color w:val="000000" w:themeColor="text1"/>
                <w:sz w:val="30"/>
                <w:szCs w:val="30"/>
                <w:cs/>
              </w:rPr>
              <w:lastRenderedPageBreak/>
              <w:t>หัวข้อ</w:t>
            </w:r>
          </w:p>
        </w:tc>
        <w:tc>
          <w:tcPr>
            <w:tcW w:w="6383" w:type="dxa"/>
            <w:shd w:val="clear" w:color="auto" w:fill="D9D9D9" w:themeFill="background1" w:themeFillShade="D9"/>
            <w:noWrap/>
            <w:hideMark/>
            <w:tcPrChange w:id="471" w:author="Kitti Ong-ajchaowlerd" w:date="2026-07-09T16:22:00Z" w16du:dateUtc="2026-07-09T09:22:00Z">
              <w:tcPr>
                <w:tcW w:w="7512" w:type="dxa"/>
                <w:gridSpan w:val="2"/>
                <w:shd w:val="clear" w:color="auto" w:fill="D9D9D9" w:themeFill="background1" w:themeFillShade="D9"/>
                <w:noWrap/>
                <w:hideMark/>
              </w:tcPr>
            </w:tcPrChange>
          </w:tcPr>
          <w:p w14:paraId="5AD60644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72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  <w:jc w:val="center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รายละเอียด</w:t>
            </w:r>
          </w:p>
        </w:tc>
      </w:tr>
      <w:tr w:rsidR="00B20171" w:rsidRPr="00B20171" w14:paraId="54A7918D" w14:textId="77777777" w:rsidTr="00F932A9">
        <w:tc>
          <w:tcPr>
            <w:tcW w:w="1555" w:type="dxa"/>
            <w:noWrap/>
            <w:hideMark/>
            <w:tcPrChange w:id="473" w:author="Kitti Ong-ajchaowlerd" w:date="2026-07-09T16:22:00Z" w16du:dateUtc="2026-07-09T09:22:00Z">
              <w:tcPr>
                <w:tcW w:w="1555" w:type="dxa"/>
                <w:gridSpan w:val="2"/>
                <w:noWrap/>
                <w:hideMark/>
              </w:tcPr>
            </w:tcPrChange>
          </w:tcPr>
          <w:p w14:paraId="2B8668E7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74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คู่สัญญา</w:t>
            </w:r>
          </w:p>
        </w:tc>
        <w:tc>
          <w:tcPr>
            <w:tcW w:w="6383" w:type="dxa"/>
            <w:noWrap/>
            <w:hideMark/>
            <w:tcPrChange w:id="475" w:author="Kitti Ong-ajchaowlerd" w:date="2026-07-09T16:22:00Z" w16du:dateUtc="2026-07-09T09:22:00Z">
              <w:tcPr>
                <w:tcW w:w="7512" w:type="dxa"/>
                <w:gridSpan w:val="2"/>
                <w:noWrap/>
                <w:hideMark/>
              </w:tcPr>
            </w:tcPrChange>
          </w:tcPr>
          <w:p w14:paraId="5E733C15" w14:textId="6F909673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36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76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47" w:right="36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ผู้ซื้อ: </w:t>
            </w:r>
            <w:r w:rsidR="00B17709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EMPIRE</w:t>
            </w:r>
            <w:r w:rsidR="00B17709"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 </w:t>
            </w:r>
            <w:r w:rsidR="00A06F86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INFINITY</w:t>
            </w:r>
          </w:p>
          <w:p w14:paraId="05D4ED7D" w14:textId="3AC5A284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36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77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47" w:right="36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ผู้ขาย: </w:t>
            </w:r>
            <w:del w:id="478" w:author="Prapaphan Hosutharungsri" w:date="2026-06-30T14:08:00Z" w16du:dateUtc="2026-06-30T07:08:00Z">
              <w:r w:rsidRPr="00B20171" w:rsidDel="00A671D8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cs/>
                </w:rPr>
                <w:delText>บริษัท</w:delText>
              </w:r>
            </w:del>
            <w:ins w:id="479" w:author="Prapaphan Hosutharungsri" w:date="2026-06-30T14:08:00Z" w16du:dateUtc="2026-06-30T07:08:00Z">
              <w:r w:rsidR="00A671D8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cs/>
                </w:rPr>
                <w:t xml:space="preserve">บริษัทฯ </w:t>
              </w:r>
            </w:ins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บางพระ เมดิคอล เซนเตอร์ จำกัด </w:t>
            </w:r>
          </w:p>
        </w:tc>
      </w:tr>
      <w:tr w:rsidR="00B20171" w:rsidRPr="00B20171" w14:paraId="2D29A531" w14:textId="77777777" w:rsidTr="00F932A9">
        <w:tc>
          <w:tcPr>
            <w:tcW w:w="1555" w:type="dxa"/>
            <w:noWrap/>
            <w:hideMark/>
            <w:tcPrChange w:id="480" w:author="Kitti Ong-ajchaowlerd" w:date="2026-07-09T16:22:00Z" w16du:dateUtc="2026-07-09T09:22:00Z">
              <w:tcPr>
                <w:tcW w:w="1555" w:type="dxa"/>
                <w:gridSpan w:val="2"/>
                <w:noWrap/>
                <w:hideMark/>
              </w:tcPr>
            </w:tcPrChange>
          </w:tcPr>
          <w:p w14:paraId="3B87B074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81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ทรัพย์สิน/รายการ</w:t>
            </w:r>
          </w:p>
        </w:tc>
        <w:tc>
          <w:tcPr>
            <w:tcW w:w="6383" w:type="dxa"/>
            <w:noWrap/>
            <w:hideMark/>
            <w:tcPrChange w:id="482" w:author="Kitti Ong-ajchaowlerd" w:date="2026-07-09T16:22:00Z" w16du:dateUtc="2026-07-09T09:22:00Z">
              <w:tcPr>
                <w:tcW w:w="7512" w:type="dxa"/>
                <w:gridSpan w:val="2"/>
                <w:noWrap/>
                <w:hideMark/>
              </w:tcPr>
            </w:tcPrChange>
          </w:tcPr>
          <w:p w14:paraId="5F893100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36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83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47" w:right="36"/>
                  <w:contextualSpacing w:val="0"/>
                  <w:jc w:val="thaiDistribute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อาคารพาณิชย์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ชั้น จำนวน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คูหา ตั้งอยู่เลขที่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333/124-125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ถนนสายฉะเชิงเทรา-สัตหีบ (ทล.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331)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ตำบลบ่อวิน อำเภอศรีราชา จังหวัดชลบุรี ซึ่งตั้งอยู่บนที่ดินบ่อวิน</w:t>
            </w:r>
          </w:p>
        </w:tc>
      </w:tr>
      <w:tr w:rsidR="00B20171" w:rsidRPr="00B20171" w14:paraId="10FB9157" w14:textId="77777777" w:rsidTr="00F932A9">
        <w:tc>
          <w:tcPr>
            <w:tcW w:w="1555" w:type="dxa"/>
            <w:noWrap/>
            <w:hideMark/>
            <w:tcPrChange w:id="484" w:author="Kitti Ong-ajchaowlerd" w:date="2026-07-09T16:22:00Z" w16du:dateUtc="2026-07-09T09:22:00Z">
              <w:tcPr>
                <w:tcW w:w="1555" w:type="dxa"/>
                <w:gridSpan w:val="2"/>
                <w:noWrap/>
                <w:hideMark/>
              </w:tcPr>
            </w:tcPrChange>
          </w:tcPr>
          <w:p w14:paraId="31B31AA0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85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มูลค่ารายการ</w:t>
            </w:r>
          </w:p>
        </w:tc>
        <w:tc>
          <w:tcPr>
            <w:tcW w:w="6383" w:type="dxa"/>
            <w:noWrap/>
            <w:hideMark/>
            <w:tcPrChange w:id="486" w:author="Kitti Ong-ajchaowlerd" w:date="2026-07-09T16:22:00Z" w16du:dateUtc="2026-07-09T09:22:00Z">
              <w:tcPr>
                <w:tcW w:w="7512" w:type="dxa"/>
                <w:gridSpan w:val="2"/>
                <w:noWrap/>
                <w:hideMark/>
              </w:tcPr>
            </w:tcPrChange>
          </w:tcPr>
          <w:p w14:paraId="3F112D17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36"/>
              <w:contextualSpacing w:val="0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87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47" w:right="36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ไม่เกิน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42,700,000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บาท</w:t>
            </w:r>
          </w:p>
        </w:tc>
      </w:tr>
      <w:tr w:rsidR="00B20171" w:rsidRPr="00B20171" w14:paraId="5A5D7FD8" w14:textId="77777777" w:rsidTr="00F932A9">
        <w:tc>
          <w:tcPr>
            <w:tcW w:w="1555" w:type="dxa"/>
            <w:noWrap/>
            <w:hideMark/>
            <w:tcPrChange w:id="488" w:author="Kitti Ong-ajchaowlerd" w:date="2026-07-09T16:22:00Z" w16du:dateUtc="2026-07-09T09:22:00Z">
              <w:tcPr>
                <w:tcW w:w="1555" w:type="dxa"/>
                <w:gridSpan w:val="2"/>
                <w:noWrap/>
                <w:hideMark/>
              </w:tcPr>
            </w:tcPrChange>
          </w:tcPr>
          <w:p w14:paraId="1E03831C" w14:textId="77777777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/>
              <w:contextualSpacing w:val="0"/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</w:rPr>
              <w:pPrChange w:id="489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0"/>
                  <w:contextualSpacing w:val="0"/>
                </w:pPr>
              </w:pPrChange>
            </w:pPr>
            <w:r w:rsidRPr="00B20171">
              <w:rPr>
                <w:rFonts w:ascii="TH SarabunPSK" w:hAnsi="TH SarabunPSK" w:cs="TH SarabunPSK"/>
                <w:b/>
                <w:bCs/>
                <w:color w:val="000000" w:themeColor="text1"/>
                <w:sz w:val="30"/>
                <w:szCs w:val="30"/>
                <w:cs/>
              </w:rPr>
              <w:t>เงื่อนไขและสาระสำคัญ</w:t>
            </w:r>
          </w:p>
        </w:tc>
        <w:tc>
          <w:tcPr>
            <w:tcW w:w="6383" w:type="dxa"/>
            <w:noWrap/>
            <w:hideMark/>
            <w:tcPrChange w:id="490" w:author="Kitti Ong-ajchaowlerd" w:date="2026-07-09T16:22:00Z" w16du:dateUtc="2026-07-09T09:22:00Z">
              <w:tcPr>
                <w:tcW w:w="7512" w:type="dxa"/>
                <w:gridSpan w:val="2"/>
                <w:noWrap/>
                <w:hideMark/>
              </w:tcPr>
            </w:tcPrChange>
          </w:tcPr>
          <w:p w14:paraId="07C98E1C" w14:textId="3A362678" w:rsidR="00B20171" w:rsidRPr="00B20171" w:rsidRDefault="00B20171">
            <w:pPr>
              <w:pStyle w:val="ListParagraph"/>
              <w:tabs>
                <w:tab w:val="left" w:pos="1134"/>
                <w:tab w:val="left" w:pos="1560"/>
                <w:tab w:val="left" w:pos="1985"/>
              </w:tabs>
              <w:snapToGrid w:val="0"/>
              <w:spacing w:after="0" w:line="240" w:lineRule="auto"/>
              <w:ind w:left="0" w:right="36"/>
              <w:contextualSpacing w:val="0"/>
              <w:jc w:val="thaiDistribute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pPrChange w:id="491" w:author="Kitti Ong-ajchaowlerd" w:date="2026-07-09T15:47:00Z" w16du:dateUtc="2026-07-09T08:47:00Z">
                <w:pPr>
                  <w:pStyle w:val="ListParagraph"/>
                  <w:tabs>
                    <w:tab w:val="left" w:pos="1134"/>
                  </w:tabs>
                  <w:snapToGrid w:val="0"/>
                  <w:spacing w:after="0" w:line="240" w:lineRule="auto"/>
                  <w:ind w:left="47" w:right="36"/>
                  <w:contextualSpacing w:val="0"/>
                  <w:jc w:val="thaiDistribute"/>
                </w:pPr>
              </w:pPrChange>
            </w:pP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ภายหลังจากธุรกรรมการเข้าซื้อหุ้นสามัญทั้งหมดของ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โดย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EMPIRE INFINITY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แล้วเสร็จ </w:t>
            </w:r>
            <w:r w:rsidR="008C3534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EMPIRE </w:t>
            </w:r>
            <w:r w:rsidR="008C3534"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>INFINITY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จะเข้าซื้ออาคารพาณิชย์</w:t>
            </w:r>
            <w:r w:rsidR="00FF454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</w:t>
            </w:r>
            <w:r w:rsidR="00431F5A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โดยมีข้อกำหนดในสัญญาซื้อขายอาคารพาณิชย์ว่า ให้กรรมสิทธิ์ในอาคารตกเป็นของ</w:t>
            </w:r>
            <w:r w:rsidR="00431F5A"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MEDIKA </w:t>
            </w:r>
            <w:r w:rsidR="00431F5A"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ซึ่งเป็น</w:t>
            </w:r>
            <w:del w:id="492" w:author="Prapaphan Hosutharungsri" w:date="2026-06-30T14:08:00Z" w16du:dateUtc="2026-06-30T07:08:00Z">
              <w:r w:rsidR="00431F5A" w:rsidRPr="00B20171" w:rsidDel="00A671D8">
                <w:rPr>
                  <w:rFonts w:ascii="TH SarabunPSK" w:hAnsi="TH SarabunPSK" w:cs="TH SarabunPSK" w:hint="cs"/>
                  <w:color w:val="000000" w:themeColor="text1"/>
                  <w:sz w:val="30"/>
                  <w:szCs w:val="30"/>
                  <w:cs/>
                </w:rPr>
                <w:delText>บริษัท</w:delText>
              </w:r>
            </w:del>
            <w:ins w:id="493" w:author="Prapaphan Hosutharungsri" w:date="2026-06-30T14:08:00Z" w16du:dateUtc="2026-06-30T07:08:00Z">
              <w:r w:rsidR="00A671D8">
                <w:rPr>
                  <w:rFonts w:ascii="TH SarabunPSK" w:hAnsi="TH SarabunPSK" w:cs="TH SarabunPSK" w:hint="cs"/>
                  <w:color w:val="000000" w:themeColor="text1"/>
                  <w:sz w:val="30"/>
                  <w:szCs w:val="30"/>
                  <w:cs/>
                </w:rPr>
                <w:t xml:space="preserve">บริษัทฯ </w:t>
              </w:r>
            </w:ins>
            <w:r w:rsidR="00431F5A"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ย่อยของ</w:t>
            </w:r>
            <w:del w:id="494" w:author="Prapaphan Hosutharungsri" w:date="2026-06-30T14:08:00Z" w16du:dateUtc="2026-06-30T07:08:00Z">
              <w:r w:rsidR="00431F5A" w:rsidRPr="00B20171" w:rsidDel="00A671D8">
                <w:rPr>
                  <w:rFonts w:ascii="TH SarabunPSK" w:hAnsi="TH SarabunPSK" w:cs="TH SarabunPSK" w:hint="cs"/>
                  <w:color w:val="000000" w:themeColor="text1"/>
                  <w:sz w:val="30"/>
                  <w:szCs w:val="30"/>
                  <w:cs/>
                </w:rPr>
                <w:delText>บริษัท</w:delText>
              </w:r>
            </w:del>
            <w:ins w:id="495" w:author="Prapaphan Hosutharungsri" w:date="2026-06-30T14:08:00Z" w16du:dateUtc="2026-06-30T07:08:00Z">
              <w:r w:rsidR="00A671D8">
                <w:rPr>
                  <w:rFonts w:ascii="TH SarabunPSK" w:hAnsi="TH SarabunPSK" w:cs="TH SarabunPSK" w:hint="cs"/>
                  <w:color w:val="000000" w:themeColor="text1"/>
                  <w:sz w:val="30"/>
                  <w:szCs w:val="30"/>
                  <w:cs/>
                </w:rPr>
                <w:t xml:space="preserve">บริษัทฯ </w:t>
              </w:r>
            </w:ins>
            <w:r w:rsidR="00431F5A"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ฯ (</w:t>
            </w:r>
            <w:r w:rsidR="00431F5A"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ภายหลังจากธุรกรรมการเข้าซื้อหุ้นสามัญทั้งหมดของ </w:t>
            </w:r>
            <w:r w:rsidR="00431F5A"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MEDIKA </w:t>
            </w:r>
            <w:r w:rsidR="00431F5A"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แล้วเสร็จ</w:t>
            </w:r>
            <w:r w:rsidR="00431F5A" w:rsidRPr="00B20171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 xml:space="preserve">) </w:t>
            </w:r>
            <w:r w:rsidR="00431F5A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ณ วันที่ธุรกรรมการซื้อ</w:t>
            </w:r>
            <w:r w:rsidR="00431F5A" w:rsidRPr="00401501">
              <w:rPr>
                <w:rFonts w:ascii="TH SarabunPSK" w:eastAsia="Malgun Gothic" w:hAnsi="TH SarabunPSK" w:cs="TH SarabunPSK" w:hint="cs"/>
                <w:color w:val="000000" w:themeColor="text1"/>
                <w:sz w:val="30"/>
                <w:szCs w:val="30"/>
                <w:cs/>
              </w:rPr>
              <w:t>อาคารพาณิชย์</w:t>
            </w:r>
            <w:r w:rsidR="00431F5A">
              <w:rPr>
                <w:rFonts w:ascii="TH SarabunPSK" w:eastAsia="Malgun Gothic" w:hAnsi="TH SarabunPSK" w:cs="TH SarabunPSK" w:hint="cs"/>
                <w:color w:val="000000" w:themeColor="text1"/>
                <w:sz w:val="30"/>
                <w:szCs w:val="30"/>
                <w:cs/>
              </w:rPr>
              <w:t>เสร็จสิ้น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โดย</w:t>
            </w:r>
            <w:r w:rsidR="00FF454F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 MEDIKA </w:t>
            </w:r>
            <w:r w:rsidR="00FF454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จะ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ใช้เงินกู้ยืมจาก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  <w:t xml:space="preserve">EMPIRE INFINITY 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>เป็นแหล่งเงินทุน</w:t>
            </w:r>
            <w:r w:rsidR="00FF454F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ในการชำระ</w:t>
            </w:r>
            <w:r w:rsidR="00FA673D">
              <w:rPr>
                <w:rFonts w:ascii="TH SarabunPSK" w:hAnsi="TH SarabunPSK" w:cs="TH SarabunPSK" w:hint="cs"/>
                <w:color w:val="000000" w:themeColor="text1"/>
                <w:sz w:val="30"/>
                <w:szCs w:val="30"/>
                <w:cs/>
              </w:rPr>
              <w:t>ราคาอาคาพาณิชย์ให้แก่ผู้ขาย</w:t>
            </w:r>
            <w:r w:rsidRPr="00B20171"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  <w:t xml:space="preserve"> ทั้งนี้ อาคารพาณิชย์ดังกล่าวมีผู้เช่าใช้อาคารอยู่แล้วในปัจจุบัน</w:t>
            </w:r>
          </w:p>
        </w:tc>
      </w:tr>
    </w:tbl>
    <w:p w14:paraId="7C57B4C6" w14:textId="4A7A3A4B" w:rsidR="009133DA" w:rsidDel="00F932A9" w:rsidRDefault="009133DA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del w:id="496" w:author="Prapaphan Hosutharungsri" w:date="2026-06-30T14:00:00Z" w16du:dateUtc="2026-06-30T07:00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</w:p>
    <w:p w14:paraId="37E3468D" w14:textId="1A45E1BA" w:rsidR="00F932A9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497" w:author="Kitti Ong-ajchaowlerd" w:date="2026-07-09T16:22:00Z" w16du:dateUtc="2026-07-09T09:22:00Z"/>
          <w:rFonts w:ascii="TH SarabunPSK" w:hAnsi="TH SarabunPSK" w:cs="TH SarabunPSK"/>
          <w:color w:val="000000" w:themeColor="text1"/>
          <w:spacing w:val="-2"/>
          <w:sz w:val="30"/>
          <w:szCs w:val="30"/>
        </w:rPr>
        <w:pPrChange w:id="498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499" w:author="Kitti Ong-ajchaowlerd" w:date="2026-07-09T16:22:00Z" w16du:dateUtc="2026-07-09T09:22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</w:p>
    <w:p w14:paraId="7FB77AAE" w14:textId="3AD279DB" w:rsidR="009133DA" w:rsidDel="00A671D8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del w:id="500" w:author="Prapaphan Hosutharungsri" w:date="2026-06-30T14:00:00Z" w16du:dateUtc="2026-06-30T07:00:00Z"/>
          <w:rFonts w:ascii="TH SarabunPSK" w:hAnsi="TH SarabunPSK" w:cs="TH SarabunPSK"/>
          <w:color w:val="000000" w:themeColor="text1"/>
          <w:spacing w:val="-2"/>
          <w:sz w:val="30"/>
          <w:szCs w:val="30"/>
        </w:rPr>
        <w:pPrChange w:id="501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502" w:author="Kitti Ong-ajchaowlerd" w:date="2026-07-09T16:22:00Z" w16du:dateUtc="2026-07-09T09:22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</w:p>
    <w:p w14:paraId="27BB7BEF" w14:textId="77777777" w:rsidR="00F932A9" w:rsidRDefault="00B20171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03" w:author="Kitti Ong-ajchaowlerd" w:date="2026-07-09T16:22:00Z" w16du:dateUtc="2026-07-09T09:22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r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>การเข้าทำ</w:t>
      </w:r>
      <w:r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รายการธุรกรรมการเข้าซื้อหุ้นสามัญทั้งหมดของ </w:t>
      </w:r>
      <w:r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>MEDIKA</w:t>
      </w:r>
      <w:r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และ</w:t>
      </w:r>
      <w:r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ธุรกรรมการซื้ออาคารพาณิชย์</w:t>
      </w:r>
      <w:r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</w:t>
      </w:r>
    </w:p>
    <w:p w14:paraId="00024FD7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04" w:author="Kitti Ong-ajchaowlerd" w:date="2026-07-09T16:22:00Z" w16du:dateUtc="2026-07-09T09:22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05" w:author="Kitti Ong-ajchaowlerd" w:date="2026-07-09T16:22:00Z" w16du:dateUtc="2026-07-09T09:22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มีวัตถุประสงค์หลักเพื่อสนับสนุนการดำเนินธุรกิจตามแผนกลยุทธ์ระยะยาวของ</w:t>
      </w:r>
      <w:del w:id="506" w:author="Prapaphan Hosutharungsri" w:date="2026-06-30T14:08:00Z" w16du:dateUtc="2026-06-30T07:08:00Z">
        <w:r w:rsidR="00B20171" w:rsidRPr="00FB7AFF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delText>บริษัท</w:delText>
        </w:r>
      </w:del>
      <w:ins w:id="507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 xml:space="preserve">บริษัทฯ </w:t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ฯ </w:t>
      </w:r>
      <w:r w:rsidR="00B20171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ใน 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Pillar 3 </w:t>
      </w:r>
    </w:p>
    <w:p w14:paraId="5DDF531B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08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09" w:author="Kitti Ong-ajchaowlerd" w:date="2026-07-09T16:22:00Z" w16du:dateUtc="2026-07-09T09:22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ในการเพิ่มสัดส่วนรายได้ประจำ (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Recurring Income) </w:t>
      </w:r>
      <w:r w:rsidR="00B20171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จากอสังหาริมทรัพย์ที่มีผลตอบแทนสูง </w:t>
      </w:r>
    </w:p>
    <w:p w14:paraId="5213DDF0" w14:textId="1ECF0624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10" w:author="Kitti Ong-ajchaowlerd" w:date="2026-07-09T16:22:00Z" w16du:dateUtc="2026-07-09T09:22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11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>(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>High-Yield Real Estate Assets</w:t>
      </w:r>
      <w:r w:rsidR="00B20171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>)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 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และลดการพึ่งพารายได้จากธุรกิจที่มีลักษณะเป็นรายได้ครั้งคราว </w:t>
      </w:r>
    </w:p>
    <w:p w14:paraId="6A9F7D43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12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13" w:author="Kitti Ong-ajchaowlerd" w:date="2026-07-09T16:22:00Z" w16du:dateUtc="2026-07-09T09:22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(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One-Time Income) 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ซึ่งอาจมีความผันผวนตามสภาวะเศรษฐกิจและโอกาสทางธุรกิจในแต่ละช่วงเวลา</w:t>
      </w:r>
      <w:r w:rsidR="00B20171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</w:t>
      </w:r>
    </w:p>
    <w:p w14:paraId="55DED9B8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14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15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ภายหลังการเข้าทำรายการดังกล่าว </w:t>
      </w:r>
      <w:del w:id="516" w:author="Prapaphan Hosutharungsri" w:date="2026-06-30T14:08:00Z" w16du:dateUtc="2026-06-30T07:08:00Z">
        <w:r w:rsidR="00B20171" w:rsidRPr="00FB7AFF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delText>บริษัท</w:delText>
        </w:r>
      </w:del>
      <w:ins w:id="517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 xml:space="preserve">บริษัทฯ </w:t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ฯ จะสามารถรับรู้รายได้จากการให้เช่าอาคารพาณิชย์สูง 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4 </w:t>
      </w:r>
    </w:p>
    <w:p w14:paraId="17FE422F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18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19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ชั้น จำนวน 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t xml:space="preserve">3 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คูหา ซึ่งเป็นทรัพย์สินที่</w:t>
      </w:r>
      <w:r w:rsidR="00B20171" w:rsidRPr="00FB7AFF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>มีลูกค้าผู้เช่าอยู่แล้ว และ</w:t>
      </w:r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สามารถสร้างกระแสเงินสดได้อย่าง</w:t>
      </w:r>
    </w:p>
    <w:p w14:paraId="57D820AA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20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21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ต่อเนื่องและสม่ำเสมอ โดยรายได้ค่าเช่าดังกล่าวจะช่วยเสริมสร้างฐานรายได้ที่มั่นคง เพิ่มความสามารถ</w:t>
      </w:r>
    </w:p>
    <w:p w14:paraId="0C0D0630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22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23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ในการคาดการณ์ผลการดำเนินงาน และช่วยให้</w:t>
      </w:r>
      <w:del w:id="524" w:author="Prapaphan Hosutharungsri" w:date="2026-06-30T14:08:00Z" w16du:dateUtc="2026-06-30T07:08:00Z">
        <w:r w:rsidR="00B20171" w:rsidRPr="00FB7AFF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delText>บริษัท</w:delText>
        </w:r>
      </w:del>
      <w:ins w:id="525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 xml:space="preserve">บริษัทฯ </w:t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ฯ มีแหล่งกระแสเงินสดประจำที่สามารถนำไปใช้</w:t>
      </w:r>
    </w:p>
    <w:p w14:paraId="656A8D6A" w14:textId="1A1CDC2F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26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27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ในการบริหารจัดการสภาพคล่อง การลงทุน และการขยายธุรกิจในอนาคตได้อย่างมีประสิทธิภาพมาก</w:t>
      </w:r>
    </w:p>
    <w:p w14:paraId="4FFE59BC" w14:textId="644A616A" w:rsidR="00B20171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28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29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FB7AFF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ยิ่งขึ้น</w:t>
      </w:r>
    </w:p>
    <w:p w14:paraId="45A1D12A" w14:textId="14880EC8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0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r w:rsidRPr="00B20171">
        <w:rPr>
          <w:rFonts w:ascii="TH SarabunPSK" w:hAnsi="TH SarabunPSK" w:cs="TH SarabunPSK"/>
          <w:noProof/>
          <w:color w:val="000000" w:themeColor="text1"/>
          <w:sz w:val="30"/>
          <w:szCs w:val="30"/>
          <w:cs/>
        </w:rPr>
        <w:drawing>
          <wp:anchor distT="0" distB="0" distL="114300" distR="114300" simplePos="0" relativeHeight="251662339" behindDoc="0" locked="0" layoutInCell="1" allowOverlap="1" wp14:anchorId="71315FB7" wp14:editId="69153B7E">
            <wp:simplePos x="0" y="0"/>
            <wp:positionH relativeFrom="margin">
              <wp:posOffset>1376680</wp:posOffset>
            </wp:positionH>
            <wp:positionV relativeFrom="paragraph">
              <wp:posOffset>2177</wp:posOffset>
            </wp:positionV>
            <wp:extent cx="3902529" cy="2186278"/>
            <wp:effectExtent l="0" t="0" r="3175" b="5080"/>
            <wp:wrapNone/>
            <wp:docPr id="100848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8702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529" cy="218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8839E" w14:textId="525DFFFF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1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</w:p>
    <w:p w14:paraId="3936A310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2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</w:p>
    <w:p w14:paraId="5117E8CB" w14:textId="77777777" w:rsidR="00F932A9" w:rsidRPr="00FB7AFF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pPrChange w:id="533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</w:p>
    <w:p w14:paraId="6BC55A16" w14:textId="6065265F" w:rsidR="00B20171" w:rsidRPr="00B20171" w:rsidRDefault="00B20171">
      <w:pPr>
        <w:tabs>
          <w:tab w:val="left" w:pos="1134"/>
          <w:tab w:val="left" w:pos="1560"/>
          <w:tab w:val="left" w:pos="1985"/>
        </w:tabs>
        <w:snapToGrid w:val="0"/>
        <w:spacing w:after="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534" w:author="Kitti Ong-ajchaowlerd" w:date="2026-07-09T15:47:00Z" w16du:dateUtc="2026-07-09T08:47:00Z">
          <w:pPr>
            <w:snapToGrid w:val="0"/>
            <w:spacing w:before="120" w:after="120"/>
            <w:jc w:val="thaiDistribute"/>
          </w:pPr>
        </w:pPrChange>
      </w:pPr>
    </w:p>
    <w:p w14:paraId="33BBA2AD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5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</w:p>
    <w:p w14:paraId="26CD079D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6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</w:p>
    <w:p w14:paraId="4C025B47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7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38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</w:p>
    <w:p w14:paraId="04CA5A7E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39" w:author="Kitti Ong-ajchaowlerd" w:date="2026-07-09T16:23:00Z" w16du:dateUtc="2026-07-09T09:23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</w:p>
    <w:p w14:paraId="128E43CF" w14:textId="0B8235A3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40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41" w:author="Kitti Ong-ajchaowlerd" w:date="2026-07-09T16:23:00Z" w16du:dateUtc="2026-07-09T09:23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42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 xml:space="preserve">นอกจากนี้ การเข้าลงทุนใน 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543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MEDIKA 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44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ยังเป็นการเพิ่มโอกาสให้</w:t>
      </w:r>
      <w:del w:id="545" w:author="Prapaphan Hosutharungsri" w:date="2026-06-30T14:08:00Z" w16du:dateUtc="2026-06-30T07:08:00Z">
        <w:r w:rsidR="00B20171" w:rsidRPr="00581804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46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>บริษัท</w:delText>
        </w:r>
      </w:del>
      <w:ins w:id="547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48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t xml:space="preserve">บริษัทฯ </w:t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49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ฯ สามารถบริหารจัดการและ</w:t>
      </w:r>
    </w:p>
    <w:p w14:paraId="2910E5A0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50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51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52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พัฒนาสินทรัพย์ดังกล่าวได้อย่างเป็นระบบผ่านการดำเนินงานของ</w:t>
      </w:r>
      <w:del w:id="553" w:author="Prapaphan Hosutharungsri" w:date="2026-06-30T14:08:00Z" w16du:dateUtc="2026-06-30T07:08:00Z">
        <w:r w:rsidR="00B20171" w:rsidRPr="00581804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54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>บริษัท</w:delText>
        </w:r>
      </w:del>
      <w:ins w:id="555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56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t xml:space="preserve">บริษัทฯ </w:t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57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ย่อย โดยโครงสร้างการเข้าทำ</w:t>
      </w:r>
    </w:p>
    <w:p w14:paraId="31232EC3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58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59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60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รายการดังกล่าวจะเอื้อให้</w:t>
      </w:r>
      <w:del w:id="561" w:author="Prapaphan Hosutharungsri" w:date="2026-06-30T14:08:00Z" w16du:dateUtc="2026-06-30T07:08:00Z">
        <w:r w:rsidR="00B20171" w:rsidRPr="00581804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62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>บริษัท</w:delText>
        </w:r>
      </w:del>
      <w:ins w:id="563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64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t xml:space="preserve">บริษัทฯ </w:t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65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ฯ สามารถบริหารทรัพย์สินและแสวงหาผลตอบแทนจากการลงทุนใ</w:t>
      </w:r>
    </w:p>
    <w:p w14:paraId="4C1588BB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66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67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68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นอสังหาริมทรัพย์ได้อย่างคล่องตัว รวมทั้งสามารถต่อยอดโอกาสทางธุรกิจที่เกี่ยวเนื่องกับการบริหาร</w:t>
      </w:r>
    </w:p>
    <w:p w14:paraId="49DE988B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69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70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71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สินทรัพย์หรือการลงทุนในสินทรัพย์ที่ก่อให้เกิดรายได้ (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572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Income-Generating Assets) 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73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 xml:space="preserve">ในอนาคต ทั้งนี้ </w:t>
      </w:r>
    </w:p>
    <w:p w14:paraId="128E0F16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74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75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76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การเข้าทำรายการดังกล่าวสอดคล้องกับแผนกลยุทธ์การสร้างรายได้ประจำ (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577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Recurring Income </w:t>
      </w:r>
    </w:p>
    <w:p w14:paraId="63735219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78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79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580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Strategy) 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81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ของ</w:t>
      </w:r>
      <w:del w:id="582" w:author="Prapaphan Hosutharungsri" w:date="2026-06-30T14:08:00Z" w16du:dateUtc="2026-06-30T07:08:00Z">
        <w:r w:rsidR="00B20171" w:rsidRPr="00581804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83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>บริษัท</w:delText>
        </w:r>
      </w:del>
      <w:ins w:id="584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85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t xml:space="preserve">บริษัทฯ </w:t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86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ฯ ซึ่ง</w:t>
      </w:r>
      <w:del w:id="587" w:author="Prapaphan Hosutharungsri" w:date="2026-06-30T14:08:00Z" w16du:dateUtc="2026-06-30T07:08:00Z">
        <w:r w:rsidR="00B20171" w:rsidRPr="00581804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88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>บริษัท</w:delText>
        </w:r>
      </w:del>
      <w:ins w:id="589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590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t xml:space="preserve">บริษัทฯ </w:t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91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ฯ ได้เปิดเผยต่อผู้ลงทุนผ่านระบบเผยแพร่ข้อมูลของตลาด</w:t>
      </w:r>
    </w:p>
    <w:p w14:paraId="2F278704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92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93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94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หลักทรัพย์แห่งประเทศไทยแล้ว โดยมีแนวคิดหลักในการปรับโครงสร้างธุรกิจจากการมุ่งเน้นรายได้จาก</w:t>
      </w:r>
    </w:p>
    <w:p w14:paraId="174D707C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595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596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97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โครงการหรือธุรกรรมที่เกิดขึ้นเป็นครั้งคราว (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598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One-Time Projects) 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599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ไปสู่การสร้างรายได้ที่เกิดขึ้นอย่าง</w:t>
      </w:r>
    </w:p>
    <w:p w14:paraId="5D827409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00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601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602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ต่อเนื่องและยั่งยืน (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603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Recurring Income) 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604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เพื่อสร้างกระแสเงินสดที่มั่นคง (</w:t>
      </w:r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rPrChange w:id="605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</w:rPr>
          </w:rPrChange>
        </w:rPr>
        <w:t xml:space="preserve">Sustainable Cash Flow) </w:t>
      </w:r>
    </w:p>
    <w:p w14:paraId="5AA9EFB3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06" w:author="Kitti Ong-ajchaowlerd" w:date="2026-07-09T16:24:00Z" w16du:dateUtc="2026-07-09T09:2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607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608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เพิ่มความแข็งแกร่งทางการเงิน ลดความผันผวนของผลประกอบการ และสนับสนุนการเติบโตอย่างยั่งยืน</w:t>
      </w:r>
    </w:p>
    <w:p w14:paraId="0D1DE133" w14:textId="3697189E" w:rsidR="00B20171" w:rsidRPr="00FB7AFF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2"/>
          <w:sz w:val="30"/>
          <w:szCs w:val="30"/>
        </w:rPr>
        <w:pPrChange w:id="609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610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ab/>
        </w:r>
      </w:ins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611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ของ</w:t>
      </w:r>
      <w:del w:id="612" w:author="Prapaphan Hosutharungsri" w:date="2026-06-30T14:08:00Z" w16du:dateUtc="2026-06-30T07:08:00Z">
        <w:r w:rsidR="00B20171" w:rsidRPr="00581804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613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>บริษัท</w:delText>
        </w:r>
      </w:del>
      <w:ins w:id="614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615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t xml:space="preserve">บริษัทฯ </w:t>
        </w:r>
      </w:ins>
      <w:del w:id="616" w:author="Kitti Ong-ajchaowlerd" w:date="2026-07-09T16:24:00Z" w16du:dateUtc="2026-07-09T09:24:00Z">
        <w:r w:rsidR="00B20171" w:rsidRPr="00581804" w:rsidDel="00F932A9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  <w:rPrChange w:id="617" w:author="Prapaphan Hosutharungsri" w:date="2026-06-30T14:11:00Z" w16du:dateUtc="2026-06-30T07:11:00Z">
              <w:rPr>
                <w:rFonts w:ascii="TH SarabunPSK" w:hAnsi="TH SarabunPSK" w:cs="TH SarabunPSK"/>
                <w:color w:val="000000" w:themeColor="text1"/>
                <w:spacing w:val="-2"/>
                <w:sz w:val="30"/>
                <w:szCs w:val="30"/>
                <w:highlight w:val="lightGray"/>
                <w:cs/>
              </w:rPr>
            </w:rPrChange>
          </w:rPr>
          <w:delText xml:space="preserve">ฯ </w:delText>
        </w:r>
      </w:del>
      <w:r w:rsidR="00B20171" w:rsidRPr="00581804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  <w:rPrChange w:id="618" w:author="Prapaphan Hosutharungsri" w:date="2026-06-30T14:11:00Z" w16du:dateUtc="2026-06-30T07:11:00Z">
            <w:rPr>
              <w:rFonts w:ascii="TH SarabunPSK" w:hAnsi="TH SarabunPSK" w:cs="TH SarabunPSK"/>
              <w:color w:val="000000" w:themeColor="text1"/>
              <w:spacing w:val="-2"/>
              <w:sz w:val="30"/>
              <w:szCs w:val="30"/>
              <w:highlight w:val="lightGray"/>
              <w:cs/>
            </w:rPr>
          </w:rPrChange>
        </w:rPr>
        <w:t>ในระยะยาว</w:t>
      </w:r>
    </w:p>
    <w:p w14:paraId="4D45D7C7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19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20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ทั้งนี้ เมื่อพิจารณาขนาดรวมของรายการธุรกรรมด้วยวิธีคำนวณตามเกณฑ์ต่าง ๆ ภายใต้ประกาศ</w:t>
      </w:r>
    </w:p>
    <w:p w14:paraId="2A6953B8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21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22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รายการได้มาหรือจำหน่ายไปแล้ว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โดยอ้างอิงจากงบการเงินรวมฉบับล่าสุดของ</w:t>
      </w:r>
      <w:del w:id="623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delText>บริษัท</w:delText>
        </w:r>
      </w:del>
      <w:ins w:id="624" w:author="Prapaphan Hosutharungsri" w:date="2026-06-30T14:08:00Z" w16du:dateUtc="2026-06-30T07:08:00Z">
        <w:r w:rsidR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สำหรับรอบ</w:t>
      </w:r>
    </w:p>
    <w:p w14:paraId="40162235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25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26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ระยะเวลาบัญชีสิ้นสุดวันที่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31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มีนาคม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256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9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พบว่ารายการธุรกรรมการเข้าซื้อหุ้นสามัญทั้งหมดของ </w:t>
      </w:r>
    </w:p>
    <w:p w14:paraId="37E68495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27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28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รวมกับรายการ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ธุรกรรมการซื้ออาคารพาณิชย์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มีขนาดของรายการสูงสุดเท่ากับร้อยละ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11.97 </w:t>
      </w:r>
    </w:p>
    <w:p w14:paraId="0C5E3B8E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29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30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ตามเกณฑ์มูลค่ารวมของสิ่งตอบแทน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และรายการทั้งสองรายการ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ดังกล่าวไม่ใช่รายการเกี่ยวโยงกันตาม</w:t>
      </w:r>
    </w:p>
    <w:p w14:paraId="2EF47A8D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31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32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ประกาศคณะกรรมการกำกับตลาดทุนที่ ทจ. 21/2551 เรื่อง หลักเกณฑ์ในการทำรายการที่เกี่ยวโยง</w:t>
      </w:r>
    </w:p>
    <w:p w14:paraId="4EC4047E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33" w:author="Kitti Ong-ajchaowlerd" w:date="2026-07-09T16:24:00Z" w16du:dateUtc="2026-07-09T09:24:00Z"/>
          <w:rFonts w:ascii="TH SarabunPSK" w:hAnsi="TH SarabunPSK" w:cs="TH SarabunPSK"/>
          <w:color w:val="000000" w:themeColor="text1"/>
          <w:sz w:val="30"/>
          <w:szCs w:val="30"/>
        </w:rPr>
      </w:pPr>
      <w:ins w:id="634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กัน และประกาศคณะกรรมการตลาดหลักทรัพย์แห่งประเทศไทย เรื่อง การเปิดเผยข้อมูลและการ</w:t>
      </w:r>
    </w:p>
    <w:p w14:paraId="4E5527E2" w14:textId="798EFD1D" w:rsidR="00B20171" w:rsidRPr="00B20171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635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636" w:author="Kitti Ong-ajchaowlerd" w:date="2026-07-09T16:24:00Z" w16du:dateUtc="2026-07-09T09:24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ปฏิบัติการของ</w:t>
      </w:r>
      <w:del w:id="637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38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จดทะเบียนในรายการที่เกี่ยวโยงกัน พ.ศ. 2546 (รวมทั้งที่มีการแก้ไขเพิ่มเติม) </w:t>
      </w:r>
    </w:p>
    <w:p w14:paraId="18E78DA9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39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40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ทั้งนี้ เมื่อรวมกับขนาดรายการประเภทเดียวกัน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ในรอบ 6 เดือนที่ผ่านมาก่อนวันที่คณะกรรมการ</w:t>
      </w:r>
      <w:del w:id="641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42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>บริษัท</w:t>
        </w:r>
        <w:del w:id="643" w:author="Kitti Ong-ajchaowlerd" w:date="2026-07-09T16:25:00Z" w16du:dateUtc="2026-07-09T09:25:00Z">
          <w:r w:rsidR="00A671D8" w:rsidDel="00F932A9">
            <w:rPr>
              <w:rFonts w:ascii="TH SarabunPSK" w:hAnsi="TH SarabunPSK" w:cs="TH SarabunPSK"/>
              <w:color w:val="000000" w:themeColor="text1"/>
              <w:sz w:val="30"/>
              <w:szCs w:val="30"/>
              <w:cs/>
            </w:rPr>
            <w:delText>ฯ</w:delText>
          </w:r>
        </w:del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 </w:t>
        </w:r>
      </w:ins>
    </w:p>
    <w:p w14:paraId="09CEB921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44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45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มีมติอนุมัติการเข้าทำรายการในครั้งนี้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ได้แก่ ที่ประชุมคณะกรรมการ</w:t>
      </w:r>
      <w:del w:id="646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delText>บริษัท</w:delText>
        </w:r>
      </w:del>
      <w:ins w:id="647" w:author="Prapaphan Hosutharungsri" w:date="2026-06-30T14:08:00Z" w16du:dateUtc="2026-06-30T07:08:00Z">
        <w:r w:rsidR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ครั้งที่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4/2569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มีมติ</w:t>
      </w:r>
    </w:p>
    <w:p w14:paraId="30829820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48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49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อนุมัติการเข้าลงทุนโดยการซื้อหุ้นทั้งหมดใน</w:t>
      </w:r>
      <w:del w:id="650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delText>บริษัท</w:delText>
        </w:r>
      </w:del>
      <w:ins w:id="651" w:author="Prapaphan Hosutharungsri" w:date="2026-06-30T14:08:00Z" w16du:dateUtc="2026-06-30T07:08:00Z">
        <w:r w:rsidR="00A671D8">
          <w:rPr>
            <w:rFonts w:ascii="TH SarabunPSK" w:hAnsi="TH SarabunPSK" w:cs="TH SarabunPSK" w:hint="cs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ฟิวชั่น ซี จำกัด ซึ่งมีขนาดรายการตามเกณฑ์</w:t>
      </w:r>
    </w:p>
    <w:p w14:paraId="57377D37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52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53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มูลค่ารวมของสิ่งตอบแทน ซึ่งเป็นเกณฑ์สูงสุดเท่ากับร้อยละ 1.73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จะทำให้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ธุรกรรมการเข้าซื้อหุ้น</w:t>
      </w:r>
    </w:p>
    <w:p w14:paraId="74DAADF6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54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55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สามัญทั้งหมดของ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>MEDIKA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และ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ธุรกรรมการซื้ออาคารพาณิชย์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มีขนาดรายการรวมเท่ากับร้อยละ </w:t>
      </w:r>
    </w:p>
    <w:p w14:paraId="583860D3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56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57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13.70 ซึ่งมีขนาดรายการรวมน้อยกว่าร้อยละ 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15 </w:t>
      </w:r>
      <w:r w:rsidR="00B2017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จึงไม่</w:t>
      </w:r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เข้าข่ายที่จะต้องรายงานสารสนเทศตาม</w:t>
      </w:r>
    </w:p>
    <w:p w14:paraId="04EBFE26" w14:textId="77777777" w:rsidR="00F932A9" w:rsidRDefault="00F932A9" w:rsidP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both"/>
        <w:rPr>
          <w:ins w:id="658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59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ประกาศคณะกรรมการกำกับตลาดทุนที่ ทจ. 20/2551 เรื่อง หลักเกณฑ์ในการทำรายการที่มีนัยสำคัญ</w:t>
      </w:r>
    </w:p>
    <w:p w14:paraId="73A96E3A" w14:textId="77777777" w:rsidR="00F932A9" w:rsidRDefault="00F932A9" w:rsidP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both"/>
        <w:rPr>
          <w:ins w:id="660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61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ที่เข้าข่ายเป็นการได้มาหรือจำหน่ายไปซึ่งสินทรัพย์ และประกาศของคณะกรรมการตลาดหลักทรัพย์</w:t>
      </w:r>
    </w:p>
    <w:p w14:paraId="179C8A6F" w14:textId="77777777" w:rsidR="00F932A9" w:rsidRDefault="00F932A9" w:rsidP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both"/>
        <w:rPr>
          <w:ins w:id="662" w:author="Kitti Ong-ajchaowlerd" w:date="2026-07-09T16:25:00Z" w16du:dateUtc="2026-07-09T09:25:00Z"/>
          <w:rFonts w:ascii="TH SarabunPSK" w:hAnsi="TH SarabunPSK" w:cs="TH SarabunPSK"/>
          <w:color w:val="000000" w:themeColor="text1"/>
          <w:sz w:val="30"/>
          <w:szCs w:val="30"/>
        </w:rPr>
      </w:pPr>
      <w:ins w:id="663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แห่งประเทศไทย เรื่อง การเปิดเผยข้อมูลและการปฏิบัติการของ</w:t>
      </w:r>
      <w:del w:id="664" w:author="Prapaphan Hosutharungsri" w:date="2026-06-30T14:08:00Z" w16du:dateUtc="2026-06-30T07:08:00Z">
        <w:r w:rsidR="00B20171" w:rsidRPr="00B20171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65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จดทะเบียนในการได้มาหรือ</w:t>
      </w:r>
    </w:p>
    <w:p w14:paraId="33E7F872" w14:textId="329138AE" w:rsidR="00B20171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both"/>
        <w:rPr>
          <w:rFonts w:ascii="TH SarabunPSK" w:hAnsi="TH SarabunPSK" w:cs="TH SarabunPSK"/>
          <w:color w:val="000000" w:themeColor="text1"/>
          <w:sz w:val="30"/>
          <w:szCs w:val="30"/>
        </w:rPr>
        <w:pPrChange w:id="666" w:author="Kitti Ong-ajchaowlerd" w:date="2026-07-09T16:25:00Z" w16du:dateUtc="2026-07-09T09:25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667" w:author="Kitti Ong-ajchaowlerd" w:date="2026-07-09T16:25:00Z" w16du:dateUtc="2026-07-09T09:25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จำหน่ายไปซึ่งสินทรัพย์ พ.ศ. 2547 (รวมทั้งที่มีการแก้ไขเพิ่มเติม)</w:t>
      </w:r>
    </w:p>
    <w:p w14:paraId="00CAE409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68" w:author="Kitti Ong-ajchaowlerd" w:date="2026-07-09T16:26:00Z" w16du:dateUtc="2026-07-09T09:26:00Z"/>
          <w:rFonts w:ascii="TH SarabunPSK" w:hAnsi="TH SarabunPSK" w:cs="TH SarabunPSK"/>
          <w:color w:val="000000" w:themeColor="text1"/>
          <w:sz w:val="30"/>
          <w:szCs w:val="30"/>
        </w:rPr>
      </w:pPr>
      <w:ins w:id="669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6B1DF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ทั้งนี้ </w:t>
      </w:r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เพื่อให้การบริหารจัดการทรัพย์สินเป็นไปอย่างมีประสิทธิภาพและเกิดประโยชน์สูงสุดต่อ</w:t>
      </w:r>
      <w:del w:id="670" w:author="Prapaphan Hosutharungsri" w:date="2026-06-30T14:08:00Z" w16du:dateUtc="2026-06-30T07:08:00Z">
        <w:r w:rsidR="00676B50" w:rsidRPr="00676B50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71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</w:p>
    <w:p w14:paraId="28222840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72" w:author="Kitti Ong-ajchaowlerd" w:date="2026-07-09T16:26:00Z" w16du:dateUtc="2026-07-09T09:26:00Z"/>
          <w:rFonts w:ascii="TH SarabunPSK" w:hAnsi="TH SarabunPSK" w:cs="TH SarabunPSK"/>
          <w:color w:val="000000" w:themeColor="text1"/>
          <w:sz w:val="30"/>
          <w:szCs w:val="30"/>
        </w:rPr>
      </w:pPr>
      <w:ins w:id="673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จึงเสนอให้ที่ประชุมคณะกรรมการพิจารณามอบอำนาจให้คณะกรรมการของ </w:t>
      </w:r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INFINITY </w:t>
      </w:r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เป็นผู้</w:t>
      </w:r>
    </w:p>
    <w:p w14:paraId="6C6E7D52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74" w:author="Kitti Ong-ajchaowlerd" w:date="2026-07-09T16:26:00Z" w16du:dateUtc="2026-07-09T09:26:00Z"/>
          <w:rFonts w:ascii="TH SarabunPSK" w:hAnsi="TH SarabunPSK" w:cs="TH SarabunPSK"/>
          <w:color w:val="000000" w:themeColor="text1"/>
          <w:sz w:val="30"/>
          <w:szCs w:val="30"/>
        </w:rPr>
      </w:pPr>
      <w:ins w:id="675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มีอำนาจในกา</w:t>
      </w:r>
      <w:r w:rsidR="008B3FCE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รเข้าทำธุรกรรมเพื่อให้การซื้อ </w:t>
      </w:r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ที่เกี่ยวข้องกับอาคารพาณิชย์ดังกล่าว ไม่ว่าจะเป็นการ</w:t>
      </w:r>
    </w:p>
    <w:p w14:paraId="188998E2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76" w:author="Kitti Ong-ajchaowlerd" w:date="2026-07-09T16:26:00Z" w16du:dateUtc="2026-07-09T09:26:00Z"/>
          <w:rFonts w:ascii="TH SarabunPSK" w:hAnsi="TH SarabunPSK" w:cs="TH SarabunPSK"/>
          <w:color w:val="000000" w:themeColor="text1"/>
          <w:sz w:val="30"/>
          <w:szCs w:val="30"/>
        </w:rPr>
      </w:pPr>
      <w:ins w:id="677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บริหารจัดการ การให้เช่า การปรับปรุง การจำหน่าย จ่าย โอน การเข้าทำนิติกรรมหรือสัญญาที่</w:t>
      </w:r>
    </w:p>
    <w:p w14:paraId="1CB7FFAE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78" w:author="Kitti Ong-ajchaowlerd" w:date="2026-07-09T16:26:00Z" w16du:dateUtc="2026-07-09T09:26:00Z"/>
          <w:rFonts w:ascii="TH SarabunPSK" w:hAnsi="TH SarabunPSK" w:cs="TH SarabunPSK"/>
          <w:color w:val="000000" w:themeColor="text1"/>
          <w:sz w:val="30"/>
          <w:szCs w:val="30"/>
        </w:rPr>
      </w:pPr>
      <w:ins w:id="679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lastRenderedPageBreak/>
          <w:tab/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เกี่ยวข้อง ตลอดจนการดำเนินการอื่นใดที่เห็นสมควรและจำเป็น เพื่อให้สามารถบริหารทรัพย์สิน</w:t>
      </w:r>
    </w:p>
    <w:p w14:paraId="35201F36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80" w:author="Kitti Ong-ajchaowlerd" w:date="2026-07-09T16:26:00Z" w16du:dateUtc="2026-07-09T09:26:00Z"/>
          <w:rFonts w:ascii="TH SarabunPSK" w:hAnsi="TH SarabunPSK" w:cs="TH SarabunPSK"/>
          <w:color w:val="000000" w:themeColor="text1"/>
          <w:sz w:val="30"/>
          <w:szCs w:val="30"/>
        </w:rPr>
      </w:pPr>
      <w:ins w:id="681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ดังกล่าวได้อย่างคล่องตัว สอดคล้องกับสภาวะตลาด และก่อให้เกิดผลตอบแทนหรือประโยชน์สูงสุดแก่</w:t>
      </w:r>
    </w:p>
    <w:p w14:paraId="658087D2" w14:textId="78C9868C" w:rsidR="006B1DFA" w:rsidRPr="00B20171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682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683" w:author="Kitti Ong-ajchaowlerd" w:date="2026-07-09T16:26:00Z" w16du:dateUtc="2026-07-09T09:26:00Z">
        <w:r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ab/>
        </w:r>
      </w:ins>
      <w:del w:id="684" w:author="Prapaphan Hosutharungsri" w:date="2026-06-30T14:08:00Z" w16du:dateUtc="2026-06-30T07:08:00Z">
        <w:r w:rsidR="00676B50" w:rsidRPr="00676B50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85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676B50" w:rsidRPr="00676B50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และผู้ถือหุ้นภายใต้กรอบอำนาจและกฎหมายที่เกี่ยวข้อง</w:t>
      </w:r>
    </w:p>
    <w:p w14:paraId="5FBD2299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86" w:author="Kitti Ong-ajchaowlerd" w:date="2026-07-09T16:26:00Z" w16du:dateUtc="2026-07-09T09:26:00Z"/>
          <w:rFonts w:ascii="TH SarabunPSK" w:eastAsia="Calibri" w:hAnsi="TH SarabunPSK" w:cs="TH SarabunPSK"/>
          <w:color w:val="000000" w:themeColor="text1"/>
          <w:sz w:val="30"/>
          <w:szCs w:val="30"/>
        </w:rPr>
      </w:pPr>
      <w:ins w:id="687" w:author="Kitti Ong-ajchaowlerd" w:date="2026-07-09T16:26:00Z" w16du:dateUtc="2026-07-09T09:26:00Z">
        <w:r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คณะกรรมการ</w:t>
      </w:r>
      <w:del w:id="688" w:author="Prapaphan Hosutharungsri" w:date="2026-06-30T14:08:00Z" w16du:dateUtc="2026-06-30T07:08:00Z">
        <w:r w:rsidR="00B20171" w:rsidRPr="00B20171" w:rsidDel="00A671D8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89" w:author="Prapaphan Hosutharungsri" w:date="2026-06-30T14:08:00Z" w16du:dateUtc="2026-06-30T07:08:00Z">
        <w:r w:rsidR="00A671D8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B2017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พิจารณา</w:t>
      </w:r>
      <w:r w:rsidR="00B20171" w:rsidRPr="00B20171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แล้ว</w:t>
      </w:r>
      <w:r w:rsidR="00F24962">
        <w:rPr>
          <w:rFonts w:ascii="TH SarabunPSK" w:eastAsia="Calibri" w:hAnsi="TH SarabunPSK" w:cs="TH SarabunPSK" w:hint="cs"/>
          <w:color w:val="000000" w:themeColor="text1"/>
          <w:sz w:val="30"/>
          <w:szCs w:val="30"/>
          <w:cs/>
        </w:rPr>
        <w:t>เห็นควรให้ขอบเขตอำนาจการทำธุรกรรมเพียง การเข้าทำ</w:t>
      </w:r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ธุรกรรม</w:t>
      </w:r>
    </w:p>
    <w:p w14:paraId="3DD906A1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90" w:author="Kitti Ong-ajchaowlerd" w:date="2026-07-09T16:26:00Z" w16du:dateUtc="2026-07-09T09:26:00Z"/>
          <w:rFonts w:ascii="TH SarabunPSK" w:eastAsia="Calibri" w:hAnsi="TH SarabunPSK" w:cs="TH SarabunPSK"/>
          <w:color w:val="000000" w:themeColor="text1"/>
          <w:sz w:val="30"/>
          <w:szCs w:val="30"/>
        </w:rPr>
      </w:pPr>
      <w:ins w:id="691" w:author="Kitti Ong-ajchaowlerd" w:date="2026-07-09T16:26:00Z" w16du:dateUtc="2026-07-09T09:26:00Z">
        <w:r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การซื้อหุ้นสามัญทั้งหมดของ</w:t>
      </w:r>
      <w:del w:id="692" w:author="Prapaphan Hosutharungsri" w:date="2026-06-30T14:08:00Z" w16du:dateUtc="2026-06-30T07:08:00Z">
        <w:r w:rsidR="00F24962" w:rsidRPr="00F24962" w:rsidDel="00A671D8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693" w:author="Prapaphan Hosutharungsri" w:date="2026-06-30T14:08:00Z" w16du:dateUtc="2026-06-30T07:08:00Z">
        <w:r w:rsidR="00A671D8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 xml:space="preserve">บริษัทฯ </w:t>
        </w:r>
      </w:ins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 xml:space="preserve"> เมดิกา แอสเซทส์ จำกัด (“ธุรกรรมการเข้าซื้อหุ้นสามัญทั้งหมด</w:t>
      </w:r>
    </w:p>
    <w:p w14:paraId="324CBF2F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94" w:author="Kitti Ong-ajchaowlerd" w:date="2026-07-09T16:26:00Z" w16du:dateUtc="2026-07-09T09:26:00Z"/>
          <w:rFonts w:ascii="TH SarabunPSK" w:eastAsia="Calibri" w:hAnsi="TH SarabunPSK" w:cs="TH SarabunPSK"/>
          <w:color w:val="000000" w:themeColor="text1"/>
          <w:sz w:val="30"/>
          <w:szCs w:val="30"/>
        </w:rPr>
      </w:pPr>
      <w:ins w:id="695" w:author="Kitti Ong-ajchaowlerd" w:date="2026-07-09T16:26:00Z" w16du:dateUtc="2026-07-09T09:26:00Z">
        <w:r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 xml:space="preserve">ของ </w:t>
      </w:r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</w:rPr>
        <w:t xml:space="preserve">MEDIKA”) </w:t>
      </w:r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และธุรกรรมการเข้าลงทุนในโครงการอาคารพาณิชย์ภายใต้โครงการเจริญสินธานี-</w:t>
      </w:r>
    </w:p>
    <w:p w14:paraId="212A9B67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96" w:author="Kitti Ong-ajchaowlerd" w:date="2026-07-09T16:26:00Z" w16du:dateUtc="2026-07-09T09:26:00Z"/>
          <w:rFonts w:ascii="TH SarabunPSK" w:eastAsia="Calibri" w:hAnsi="TH SarabunPSK" w:cs="TH SarabunPSK"/>
          <w:color w:val="000000" w:themeColor="text1"/>
          <w:sz w:val="30"/>
          <w:szCs w:val="30"/>
        </w:rPr>
      </w:pPr>
      <w:ins w:id="697" w:author="Kitti Ong-ajchaowlerd" w:date="2026-07-09T16:26:00Z" w16du:dateUtc="2026-07-09T09:26:00Z">
        <w:r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F24962" w:rsidRPr="00F24962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บ่อวิน อำเภอศรีราชา จังหวัดชลบุรี (“ธุรกรรมการซื้ออาคารพาณิชย์”)</w:t>
      </w:r>
      <w:r w:rsidR="00F24962">
        <w:rPr>
          <w:rFonts w:ascii="TH SarabunPSK" w:eastAsia="Calibri" w:hAnsi="TH SarabunPSK" w:cs="TH SarabunPSK" w:hint="cs"/>
          <w:color w:val="000000" w:themeColor="text1"/>
          <w:sz w:val="30"/>
          <w:szCs w:val="30"/>
          <w:cs/>
        </w:rPr>
        <w:t xml:space="preserve"> ภายใต้กรอบงบประมาณไม่</w:t>
      </w:r>
    </w:p>
    <w:p w14:paraId="3486E02B" w14:textId="77777777" w:rsidR="00F932A9" w:rsidRDefault="00F932A9" w:rsidP="0068521A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ins w:id="698" w:author="Kitti Ong-ajchaowlerd" w:date="2026-07-09T16:26:00Z" w16du:dateUtc="2026-07-09T09:26:00Z"/>
          <w:rFonts w:ascii="TH SarabunPSK" w:eastAsia="Calibri" w:hAnsi="TH SarabunPSK" w:cs="TH SarabunPSK"/>
          <w:color w:val="000000" w:themeColor="text1"/>
          <w:sz w:val="30"/>
          <w:szCs w:val="30"/>
        </w:rPr>
      </w:pPr>
      <w:ins w:id="699" w:author="Kitti Ong-ajchaowlerd" w:date="2026-07-09T16:26:00Z" w16du:dateUtc="2026-07-09T09:26:00Z">
        <w:r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F24962">
        <w:rPr>
          <w:rFonts w:ascii="TH SarabunPSK" w:eastAsia="Calibri" w:hAnsi="TH SarabunPSK" w:cs="TH SarabunPSK" w:hint="cs"/>
          <w:color w:val="000000" w:themeColor="text1"/>
          <w:sz w:val="30"/>
          <w:szCs w:val="30"/>
          <w:cs/>
        </w:rPr>
        <w:t>เกิน 59.2 ล้านบาท เพียงพอและ</w:t>
      </w:r>
      <w:r w:rsidR="00B20171" w:rsidRPr="00B20171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มีความสมเหตุสมผล เป็นประโยชน์ต่อการดำเนินธุรกิจของ</w:t>
      </w:r>
      <w:del w:id="700" w:author="Prapaphan Hosutharungsri" w:date="2026-06-30T14:08:00Z" w16du:dateUtc="2026-06-30T07:08:00Z">
        <w:r w:rsidR="00B20171" w:rsidRPr="00B20171" w:rsidDel="00A671D8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delText>บริษัท</w:delText>
        </w:r>
      </w:del>
      <w:ins w:id="701" w:author="Prapaphan Hosutharungsri" w:date="2026-06-30T14:08:00Z" w16du:dateUtc="2026-06-30T07:08:00Z">
        <w:r w:rsidR="00A671D8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>บริษัทฯ</w:t>
        </w:r>
        <w:del w:id="702" w:author="Kitti Ong-ajchaowlerd" w:date="2026-07-09T16:26:00Z" w16du:dateUtc="2026-07-09T09:26:00Z">
          <w:r w:rsidR="00A671D8" w:rsidDel="00F932A9">
            <w:rPr>
              <w:rFonts w:ascii="TH SarabunPSK" w:eastAsia="Calibri" w:hAnsi="TH SarabunPSK" w:cs="TH SarabunPSK"/>
              <w:color w:val="000000" w:themeColor="text1"/>
              <w:sz w:val="30"/>
              <w:szCs w:val="30"/>
              <w:cs/>
            </w:rPr>
            <w:delText xml:space="preserve"> </w:delText>
          </w:r>
        </w:del>
      </w:ins>
      <w:del w:id="703" w:author="Kitti Ong-ajchaowlerd" w:date="2026-07-09T16:26:00Z" w16du:dateUtc="2026-07-09T09:26:00Z">
        <w:r w:rsidR="00B20171" w:rsidRPr="00B20171" w:rsidDel="00F932A9"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delText>ฯ</w:delText>
        </w:r>
      </w:del>
      <w:r w:rsidR="00B20171" w:rsidRPr="00B20171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 xml:space="preserve"> </w:t>
      </w:r>
    </w:p>
    <w:p w14:paraId="7F9A4984" w14:textId="2AB447B9" w:rsidR="00B20171" w:rsidRDefault="00F932A9">
      <w:pPr>
        <w:tabs>
          <w:tab w:val="left" w:pos="1134"/>
          <w:tab w:val="left" w:pos="1418"/>
          <w:tab w:val="left" w:pos="1560"/>
          <w:tab w:val="left" w:pos="1985"/>
        </w:tabs>
        <w:spacing w:after="0" w:line="240" w:lineRule="auto"/>
        <w:jc w:val="thaiDistribute"/>
        <w:rPr>
          <w:rFonts w:ascii="TH SarabunPSK" w:eastAsia="Calibri" w:hAnsi="TH SarabunPSK" w:cs="TH SarabunPSK"/>
          <w:color w:val="000000" w:themeColor="text1"/>
          <w:sz w:val="30"/>
          <w:szCs w:val="30"/>
        </w:rPr>
        <w:pPrChange w:id="704" w:author="Kitti Ong-ajchaowlerd" w:date="2026-07-09T15:47:00Z" w16du:dateUtc="2026-07-09T08:47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705" w:author="Kitti Ong-ajchaowlerd" w:date="2026-07-09T16:26:00Z" w16du:dateUtc="2026-07-09T09:26:00Z">
        <w:r>
          <w:rPr>
            <w:rFonts w:ascii="TH SarabunPSK" w:eastAsia="Calibri" w:hAnsi="TH SarabunPSK" w:cs="TH SarabunPSK"/>
            <w:color w:val="000000" w:themeColor="text1"/>
            <w:sz w:val="30"/>
            <w:szCs w:val="30"/>
            <w:cs/>
          </w:rPr>
          <w:tab/>
        </w:r>
      </w:ins>
      <w:r w:rsidR="00B20171" w:rsidRPr="00B20171">
        <w:rPr>
          <w:rFonts w:ascii="TH SarabunPSK" w:eastAsia="Calibri" w:hAnsi="TH SarabunPSK" w:cs="TH SarabunPSK"/>
          <w:color w:val="000000" w:themeColor="text1"/>
          <w:sz w:val="30"/>
          <w:szCs w:val="30"/>
          <w:cs/>
        </w:rPr>
        <w:t>และผู้ถือหุ้นโดยรวม</w:t>
      </w:r>
      <w:r w:rsidR="00F24962">
        <w:rPr>
          <w:rFonts w:ascii="TH SarabunPSK" w:eastAsia="Calibri" w:hAnsi="TH SarabunPSK" w:cs="TH SarabunPSK" w:hint="cs"/>
          <w:color w:val="000000" w:themeColor="text1"/>
          <w:sz w:val="30"/>
          <w:szCs w:val="30"/>
          <w:cs/>
        </w:rPr>
        <w:t>แล้ว</w:t>
      </w:r>
    </w:p>
    <w:p w14:paraId="7A3D6CB2" w14:textId="77777777" w:rsidR="00A73DA7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06" w:author="Kitti Ong-ajchaowlerd" w:date="2026-07-09T15:11:00Z" w16du:dateUtc="2026-07-09T08:11:00Z"/>
          <w:rFonts w:ascii="TH SarabunPSK" w:hAnsi="TH SarabunPSK" w:cs="TH SarabunPSK"/>
          <w:sz w:val="30"/>
          <w:szCs w:val="30"/>
        </w:rPr>
        <w:pPrChange w:id="707" w:author="Kitti Ong-ajchaowlerd" w:date="2026-07-09T15:12:00Z" w16du:dateUtc="2026-07-09T08:12:00Z">
          <w:pPr>
            <w:shd w:val="clear" w:color="auto" w:fill="FFFFCC"/>
            <w:tabs>
              <w:tab w:val="left" w:pos="1134"/>
              <w:tab w:val="left" w:pos="1560"/>
            </w:tabs>
            <w:spacing w:before="120" w:after="120" w:line="240" w:lineRule="auto"/>
            <w:jc w:val="thaiDistribute"/>
          </w:pPr>
        </w:pPrChange>
      </w:pPr>
      <w:ins w:id="708" w:author="Kitti Ong-ajchaowlerd" w:date="2026-07-09T15:11:00Z" w16du:dateUtc="2026-07-09T08:11:00Z">
        <w:r w:rsidRPr="00A73DA7">
          <w:rPr>
            <w:rFonts w:ascii="TH SarabunPSK" w:hAnsi="TH SarabunPSK" w:cs="TH SarabunPSK"/>
            <w:sz w:val="30"/>
            <w:szCs w:val="30"/>
            <w:rPrChange w:id="709" w:author="Kitti Ong-ajchaowlerd" w:date="2026-07-09T15:11:00Z" w16du:dateUtc="2026-07-09T08:11:00Z">
              <w:rPr>
                <w:rFonts w:ascii="TH SarabunPSK" w:hAnsi="TH SarabunPSK" w:cs="TH SarabunPSK"/>
                <w:sz w:val="30"/>
                <w:szCs w:val="30"/>
                <w:highlight w:val="yellow"/>
              </w:rPr>
            </w:rPrChange>
          </w:rPr>
          <w:tab/>
        </w:r>
      </w:ins>
      <w:del w:id="710" w:author="Prapaphan Hosutharungsri" w:date="2026-06-30T13:56:00Z" w16du:dateUtc="2026-06-30T06:56:00Z">
        <w:r w:rsidR="00E95296" w:rsidRPr="00F774D7" w:rsidDel="00A92578">
          <w:rPr>
            <w:rFonts w:ascii="TH SarabunPSK" w:hAnsi="TH SarabunPSK" w:cs="TH SarabunPSK"/>
            <w:sz w:val="30"/>
            <w:szCs w:val="30"/>
            <w:highlight w:val="yellow"/>
            <w:cs/>
          </w:rPr>
          <w:delText xml:space="preserve">นายกฤษฎา </w:delText>
        </w:r>
        <w:r w:rsidR="00E95296" w:rsidRPr="00F774D7" w:rsidDel="00A92578">
          <w:rPr>
            <w:rFonts w:ascii="TH SarabunPSK" w:hAnsi="TH SarabunPSK" w:cs="TH SarabunPSK"/>
            <w:sz w:val="30"/>
            <w:szCs w:val="30"/>
            <w:highlight w:val="yellow"/>
            <w:cs/>
          </w:rPr>
          <w:tab/>
          <w:delText>พฤติภัทร</w:delText>
        </w:r>
        <w:r w:rsidR="00E95296" w:rsidRPr="00F774D7" w:rsidDel="00A92578">
          <w:rPr>
            <w:rFonts w:ascii="TH SarabunPSK" w:hAnsi="TH SarabunPSK" w:cs="TH SarabunPSK" w:hint="cs"/>
            <w:sz w:val="30"/>
            <w:szCs w:val="30"/>
            <w:highlight w:val="yellow"/>
            <w:cs/>
          </w:rPr>
          <w:delText xml:space="preserve"> สอบถามเรื่องการตรวจสอบความน่าเชื่อถือของผู้เช่า ว่า</w:delText>
        </w:r>
        <w:r w:rsidR="00E86E1D" w:rsidRPr="00F774D7" w:rsidDel="00A92578">
          <w:rPr>
            <w:rFonts w:ascii="TH SarabunPSK" w:hAnsi="TH SarabunPSK" w:cs="TH SarabunPSK" w:hint="cs"/>
            <w:sz w:val="30"/>
            <w:szCs w:val="30"/>
            <w:highlight w:val="yellow"/>
            <w:cs/>
          </w:rPr>
          <w:delText xml:space="preserve">ได้มีการตรวจสอบความน่าเชื่อถือแล้วหรือไม่ ทางประธานเจ้าหน้าที่บริหาร รายงานว่าได้มีสอบทานความน่าเชื่อถือของผู้เช่าเรียบร้อย พร้อมทั้งมีสัญญาเช่าเป็นระยะเวลา </w:delText>
        </w:r>
        <w:r w:rsidR="00E86E1D" w:rsidRPr="00F774D7" w:rsidDel="00A92578">
          <w:rPr>
            <w:rFonts w:ascii="TH SarabunPSK" w:hAnsi="TH SarabunPSK" w:cs="TH SarabunPSK"/>
            <w:sz w:val="30"/>
            <w:szCs w:val="30"/>
            <w:highlight w:val="yellow"/>
          </w:rPr>
          <w:delText xml:space="preserve">6 </w:delText>
        </w:r>
        <w:r w:rsidR="00E86E1D" w:rsidRPr="00F774D7" w:rsidDel="00A92578">
          <w:rPr>
            <w:rFonts w:ascii="TH SarabunPSK" w:hAnsi="TH SarabunPSK" w:cs="TH SarabunPSK" w:hint="cs"/>
            <w:sz w:val="30"/>
            <w:szCs w:val="30"/>
            <w:highlight w:val="yellow"/>
            <w:cs/>
          </w:rPr>
          <w:delText>ปี โดยเป็นสัญญาที่ไม่สามารถยกเลิกสิทธิ์ได้</w:delText>
        </w:r>
      </w:del>
      <w:ins w:id="711" w:author="Prapaphan Hosutharungsri" w:date="2026-06-30T13:51:00Z" w16du:dateUtc="2026-06-30T06:51:00Z">
        <w:r w:rsidR="00A92578" w:rsidRPr="00A73DA7">
          <w:rPr>
            <w:rFonts w:ascii="TH SarabunPSK" w:hAnsi="TH SarabunPSK" w:cs="TH SarabunPSK"/>
            <w:b/>
            <w:bCs/>
            <w:sz w:val="30"/>
            <w:szCs w:val="30"/>
            <w:cs/>
            <w:rPrChange w:id="712" w:author="Kitti Ong-ajchaowlerd" w:date="2026-07-09T15:11:00Z" w16du:dateUtc="2026-07-09T08:11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>นายกฤษฎา พฤติภัทร</w:t>
        </w:r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 xml:space="preserve"> สอบถามฝ่ายบริหารเกี่ยวกับการตรวจสอบความน่าเชื่อถือของผู้เช่า</w:t>
        </w:r>
      </w:ins>
      <w:ins w:id="713" w:author="Prapaphan Hosutharungsri" w:date="2026-06-30T13:55:00Z" w16du:dateUtc="2026-06-30T06:55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แล้วหรือไม่</w:t>
        </w:r>
      </w:ins>
      <w:ins w:id="714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 xml:space="preserve"> </w:t>
        </w:r>
      </w:ins>
    </w:p>
    <w:p w14:paraId="284CD022" w14:textId="77777777" w:rsidR="00A73DA7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15" w:author="Kitti Ong-ajchaowlerd" w:date="2026-07-09T15:12:00Z" w16du:dateUtc="2026-07-09T08:12:00Z"/>
          <w:rFonts w:ascii="TH SarabunPSK" w:hAnsi="TH SarabunPSK" w:cs="TH SarabunPSK"/>
          <w:sz w:val="30"/>
          <w:szCs w:val="30"/>
        </w:rPr>
        <w:pPrChange w:id="716" w:author="Kitti Ong-ajchaowlerd" w:date="2026-07-09T15:12:00Z" w16du:dateUtc="2026-07-09T08:12:00Z">
          <w:pPr>
            <w:shd w:val="clear" w:color="auto" w:fill="FFFFCC"/>
            <w:tabs>
              <w:tab w:val="left" w:pos="1134"/>
              <w:tab w:val="left" w:pos="1560"/>
            </w:tabs>
            <w:spacing w:after="0" w:line="240" w:lineRule="auto"/>
            <w:jc w:val="thaiDistribute"/>
          </w:pPr>
        </w:pPrChange>
      </w:pPr>
      <w:ins w:id="717" w:author="Kitti Ong-ajchaowlerd" w:date="2026-07-09T15:11:00Z" w16du:dateUtc="2026-07-09T08:11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18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โดยฝ่ายบริหารชี้แจงว่า ได้ดำเนินการ</w:t>
        </w:r>
      </w:ins>
      <w:ins w:id="719" w:author="Prapaphan Hosutharungsri" w:date="2026-06-30T13:56:00Z" w16du:dateUtc="2026-06-30T06:56:00Z">
        <w:r w:rsidR="00A92578" w:rsidRPr="00581804">
          <w:rPr>
            <w:rFonts w:ascii="TH SarabunPSK" w:hAnsi="TH SarabunPSK" w:cs="TH SarabunPSK"/>
            <w:sz w:val="30"/>
            <w:szCs w:val="30"/>
            <w:cs/>
            <w:rPrChange w:id="720" w:author="Prapaphan Hosutharungsri" w:date="2026-06-30T14:11:00Z" w16du:dateUtc="2026-06-30T07:11:00Z">
              <w:rPr>
                <w:rFonts w:ascii="TH SarabunPSK" w:hAnsi="TH SarabunPSK" w:cs="TH SarabunPSK"/>
                <w:sz w:val="30"/>
                <w:szCs w:val="30"/>
                <w:highlight w:val="yellow"/>
                <w:cs/>
              </w:rPr>
            </w:rPrChange>
          </w:rPr>
          <w:t>สอบทาน</w:t>
        </w:r>
      </w:ins>
      <w:ins w:id="721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ข้อมูลของผู้เช่าในด้านต่าง ๆ ตามกระบวนการพิจารณา</w:t>
        </w:r>
      </w:ins>
    </w:p>
    <w:p w14:paraId="565D943A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22" w:author="Kitti Ong-ajchaowlerd" w:date="2026-07-09T15:12:00Z" w16du:dateUtc="2026-07-09T08:12:00Z"/>
          <w:rFonts w:ascii="TH SarabunPSK" w:hAnsi="TH SarabunPSK" w:cs="TH SarabunPSK"/>
          <w:sz w:val="30"/>
          <w:szCs w:val="30"/>
        </w:rPr>
      </w:pPr>
      <w:ins w:id="723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24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ของ</w:t>
        </w:r>
      </w:ins>
      <w:ins w:id="725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sz w:val="30"/>
            <w:szCs w:val="30"/>
            <w:cs/>
            <w:rPrChange w:id="726" w:author="Prapaphan Hosutharungsri" w:date="2026-06-30T14:11:00Z" w16du:dateUtc="2026-06-30T07:11:00Z">
              <w:rPr>
                <w:rFonts w:ascii="TH SarabunPSK" w:hAnsi="TH SarabunPSK" w:cs="TH SarabunPSK"/>
                <w:sz w:val="30"/>
                <w:szCs w:val="30"/>
                <w:highlight w:val="yellow"/>
                <w:cs/>
              </w:rPr>
            </w:rPrChange>
          </w:rPr>
          <w:t xml:space="preserve">บริษัทฯ </w:t>
        </w:r>
      </w:ins>
      <w:ins w:id="727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ก่อนเสนอรายการต่อคณะกรรมการ และผลการตรวจสอบไม่พบประเด็นที่อาจส่งผล</w:t>
        </w:r>
      </w:ins>
    </w:p>
    <w:p w14:paraId="63FFAA12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28" w:author="Kitti Ong-ajchaowlerd" w:date="2026-07-09T15:12:00Z" w16du:dateUtc="2026-07-09T08:12:00Z"/>
          <w:rFonts w:ascii="TH SarabunPSK" w:hAnsi="TH SarabunPSK" w:cs="TH SarabunPSK"/>
          <w:sz w:val="30"/>
          <w:szCs w:val="30"/>
        </w:rPr>
      </w:pPr>
      <w:ins w:id="729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30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กระทบต่อความสามารถในการปฏิบัติตามสัญญา ทั้งนี้ สัญญาเช่ามีอายุ 6 ปี และมีเงื่อนไขที่ไม่สามารถ</w:t>
        </w:r>
      </w:ins>
    </w:p>
    <w:p w14:paraId="72F4F932" w14:textId="0BED0529" w:rsidR="00A92578" w:rsidRPr="00581804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31" w:author="Prapaphan Hosutharungsri" w:date="2026-06-30T13:56:00Z" w16du:dateUtc="2026-06-30T06:56:00Z"/>
          <w:rFonts w:ascii="TH SarabunPSK" w:hAnsi="TH SarabunPSK" w:cs="TH SarabunPSK"/>
          <w:sz w:val="30"/>
          <w:szCs w:val="30"/>
        </w:rPr>
        <w:pPrChange w:id="732" w:author="Kitti Ong-ajchaowlerd" w:date="2026-07-09T15:12:00Z" w16du:dateUtc="2026-07-09T08:12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733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34" w:author="Prapaphan Hosutharungsri" w:date="2026-06-30T13:51:00Z" w16du:dateUtc="2026-06-30T06:51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ยกเลิกได้ก่อนกำหนด</w:t>
        </w:r>
      </w:ins>
    </w:p>
    <w:p w14:paraId="13593115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35" w:author="Kitti Ong-ajchaowlerd" w:date="2026-07-09T15:12:00Z" w16du:dateUtc="2026-07-09T08:12:00Z"/>
          <w:rFonts w:ascii="TH SarabunPSK" w:hAnsi="TH SarabunPSK" w:cs="TH SarabunPSK"/>
          <w:sz w:val="30"/>
          <w:szCs w:val="30"/>
        </w:rPr>
      </w:pPr>
      <w:ins w:id="736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37" w:author="Prapaphan Hosutharungsri" w:date="2026-06-30T13:57:00Z" w16du:dateUtc="2026-06-30T06:57:00Z">
        <w:r w:rsidR="00A92578" w:rsidRPr="00A73DA7">
          <w:rPr>
            <w:rFonts w:ascii="TH SarabunPSK" w:hAnsi="TH SarabunPSK" w:cs="TH SarabunPSK"/>
            <w:b/>
            <w:bCs/>
            <w:sz w:val="30"/>
            <w:szCs w:val="30"/>
            <w:cs/>
            <w:rPrChange w:id="738" w:author="Kitti Ong-ajchaowlerd" w:date="2026-07-09T15:12:00Z" w16du:dateUtc="2026-07-09T08:12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>นายชวลิต พรหมมาตร</w:t>
        </w:r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 xml:space="preserve"> สอบถามเพิ่มเติมเกี่ยวกับฐานะทางการเงินและความสามารถในการชำระหนี้</w:t>
        </w:r>
      </w:ins>
    </w:p>
    <w:p w14:paraId="58326E52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39" w:author="Kitti Ong-ajchaowlerd" w:date="2026-07-09T15:12:00Z" w16du:dateUtc="2026-07-09T08:12:00Z"/>
          <w:rFonts w:ascii="TH SarabunPSK" w:hAnsi="TH SarabunPSK" w:cs="TH SarabunPSK"/>
          <w:sz w:val="30"/>
          <w:szCs w:val="30"/>
        </w:rPr>
      </w:pPr>
      <w:ins w:id="740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41" w:author="Prapaphan Hosutharungsri" w:date="2026-06-30T13:57:00Z" w16du:dateUtc="2026-06-30T06:57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 xml:space="preserve">ของผู้เช่า โดยฝ่ายบริหารชี้แจงว่า </w:t>
        </w:r>
      </w:ins>
      <w:ins w:id="742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sz w:val="30"/>
            <w:szCs w:val="30"/>
            <w:cs/>
            <w:rPrChange w:id="743" w:author="Prapaphan Hosutharungsri" w:date="2026-06-30T14:11:00Z" w16du:dateUtc="2026-06-30T07:11:00Z">
              <w:rPr>
                <w:rFonts w:ascii="TH SarabunPSK" w:hAnsi="TH SarabunPSK" w:cs="TH SarabunPSK"/>
                <w:sz w:val="30"/>
                <w:szCs w:val="30"/>
                <w:highlight w:val="yellow"/>
                <w:cs/>
              </w:rPr>
            </w:rPrChange>
          </w:rPr>
          <w:t xml:space="preserve">บริษัทฯ </w:t>
        </w:r>
      </w:ins>
      <w:ins w:id="744" w:author="Prapaphan Hosutharungsri" w:date="2026-06-30T13:57:00Z" w16du:dateUtc="2026-06-30T06:57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ได้ดำเนินการสอบทานข้อมูลและประเมินฐานะทางการเงิน</w:t>
        </w:r>
      </w:ins>
    </w:p>
    <w:p w14:paraId="6A7772AC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45" w:author="Kitti Ong-ajchaowlerd" w:date="2026-07-09T15:12:00Z" w16du:dateUtc="2026-07-09T08:12:00Z"/>
          <w:rFonts w:ascii="TH SarabunPSK" w:hAnsi="TH SarabunPSK" w:cs="TH SarabunPSK"/>
          <w:sz w:val="30"/>
          <w:szCs w:val="30"/>
        </w:rPr>
      </w:pPr>
      <w:ins w:id="746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47" w:author="Prapaphan Hosutharungsri" w:date="2026-06-30T13:57:00Z" w16du:dateUtc="2026-06-30T06:57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ของผู้เช่าแล้ว และเห็นว่าผู้เช่ามีศักยภาพและความสามารถในการปฏิบัติตามภาระผูกพันภายใต้สัญญา</w:t>
        </w:r>
      </w:ins>
    </w:p>
    <w:p w14:paraId="59ECFC64" w14:textId="3ED54D0A" w:rsidR="00A92578" w:rsidRPr="00581804" w:rsidDel="00A92578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del w:id="748" w:author="Prapaphan Hosutharungsri" w:date="2026-06-30T13:56:00Z" w16du:dateUtc="2026-06-30T06:56:00Z"/>
          <w:rFonts w:ascii="TH SarabunPSK" w:hAnsi="TH SarabunPSK" w:cs="TH SarabunPSK"/>
          <w:sz w:val="30"/>
          <w:szCs w:val="30"/>
          <w:cs/>
        </w:rPr>
        <w:pPrChange w:id="749" w:author="Kitti Ong-ajchaowlerd" w:date="2026-07-09T15:12:00Z" w16du:dateUtc="2026-07-09T08:12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750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ins w:id="751" w:author="Prapaphan Hosutharungsri" w:date="2026-06-30T13:57:00Z" w16du:dateUtc="2026-06-30T06:57:00Z">
        <w:r w:rsidR="00A92578" w:rsidRPr="00581804">
          <w:rPr>
            <w:rFonts w:ascii="TH SarabunPSK" w:hAnsi="TH SarabunPSK" w:cs="TH SarabunPSK"/>
            <w:sz w:val="30"/>
            <w:szCs w:val="30"/>
            <w:cs/>
          </w:rPr>
          <w:t>เช่า</w:t>
        </w:r>
      </w:ins>
    </w:p>
    <w:p w14:paraId="5D09B7CB" w14:textId="198CB3D3" w:rsidR="00E95296" w:rsidRPr="00581804" w:rsidDel="00464409" w:rsidRDefault="00E95296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del w:id="752" w:author="Prapaphan Hosutharungsri" w:date="2026-06-30T13:42:00Z" w16du:dateUtc="2026-06-30T06:42:00Z"/>
          <w:rFonts w:ascii="TH SarabunPSK" w:hAnsi="TH SarabunPSK" w:cs="TH SarabunPSK"/>
          <w:color w:val="EE0000"/>
          <w:sz w:val="30"/>
          <w:szCs w:val="30"/>
        </w:rPr>
        <w:pPrChange w:id="753" w:author="Kitti Ong-ajchaowlerd" w:date="2026-07-09T15:12:00Z" w16du:dateUtc="2026-07-09T08:12:00Z">
          <w:pPr>
            <w:tabs>
              <w:tab w:val="left" w:pos="1418"/>
            </w:tabs>
            <w:spacing w:before="120" w:after="120" w:line="240" w:lineRule="auto"/>
            <w:ind w:firstLine="1134"/>
          </w:pPr>
        </w:pPrChange>
      </w:pPr>
      <w:del w:id="754" w:author="Prapaphan Hosutharungsri" w:date="2026-06-30T13:42:00Z" w16du:dateUtc="2026-06-30T06:42:00Z">
        <w:r w:rsidRPr="00581804" w:rsidDel="00464409">
          <w:rPr>
            <w:rFonts w:ascii="TH SarabunPSK" w:hAnsi="TH SarabunPSK" w:cs="TH SarabunPSK"/>
            <w:b/>
            <w:bCs/>
            <w:color w:val="EE0000"/>
            <w:sz w:val="30"/>
            <w:szCs w:val="30"/>
          </w:rPr>
          <w:delText xml:space="preserve">ELCID </w:delText>
        </w:r>
        <w:r w:rsidR="00E86E1D" w:rsidRPr="00581804" w:rsidDel="00464409">
          <w:rPr>
            <w:rFonts w:ascii="TH SarabunPSK" w:hAnsi="TH SarabunPSK" w:cs="TH SarabunPSK" w:hint="cs"/>
            <w:b/>
            <w:bCs/>
            <w:color w:val="EE0000"/>
            <w:sz w:val="30"/>
            <w:szCs w:val="30"/>
            <w:cs/>
          </w:rPr>
          <w:delText>ข้อมูลอ้างอิง</w:delText>
        </w:r>
        <w:r w:rsidR="00E86E1D" w:rsidRPr="00581804" w:rsidDel="00464409">
          <w:rPr>
            <w:rFonts w:ascii="TH SarabunPSK" w:hAnsi="TH SarabunPSK" w:cs="TH SarabunPSK" w:hint="cs"/>
            <w:color w:val="EE0000"/>
            <w:sz w:val="30"/>
            <w:szCs w:val="30"/>
            <w:cs/>
          </w:rPr>
          <w:delText xml:space="preserve"> </w:delText>
        </w:r>
        <w:r w:rsidRPr="00581804" w:rsidDel="00464409">
          <w:rPr>
            <w:rFonts w:ascii="TH SarabunPSK" w:hAnsi="TH SarabunPSK" w:cs="TH SarabunPSK"/>
            <w:noProof/>
            <w:color w:val="EE0000"/>
            <w:sz w:val="30"/>
            <w:szCs w:val="30"/>
            <w:cs/>
          </w:rPr>
          <w:drawing>
            <wp:inline distT="0" distB="0" distL="0" distR="0" wp14:anchorId="76C5CEB3" wp14:editId="0365C5B9">
              <wp:extent cx="5731510" cy="785495"/>
              <wp:effectExtent l="19050" t="19050" r="21590" b="14605"/>
              <wp:docPr id="1094136519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94136519" name="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785495"/>
                      </a:xfrm>
                      <a:prstGeom prst="rect">
                        <a:avLst/>
                      </a:prstGeom>
                      <a:ln>
                        <a:solidFill>
                          <a:srgbClr val="EE0000"/>
                        </a:solidFill>
                      </a:ln>
                    </pic:spPr>
                  </pic:pic>
                </a:graphicData>
              </a:graphic>
            </wp:inline>
          </w:drawing>
        </w:r>
      </w:del>
    </w:p>
    <w:p w14:paraId="69384A61" w14:textId="31B5725D" w:rsidR="00E95296" w:rsidRPr="00581804" w:rsidRDefault="00E86E1D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rFonts w:ascii="TH SarabunPSK" w:hAnsi="TH SarabunPSK" w:cs="TH SarabunPSK"/>
          <w:color w:val="EE0000"/>
          <w:sz w:val="30"/>
          <w:szCs w:val="30"/>
        </w:rPr>
        <w:pPrChange w:id="755" w:author="Kitti Ong-ajchaowlerd" w:date="2026-07-09T15:12:00Z" w16du:dateUtc="2026-07-09T08:12:00Z">
          <w:pPr>
            <w:tabs>
              <w:tab w:val="left" w:pos="1418"/>
            </w:tabs>
            <w:spacing w:before="120" w:after="120" w:line="240" w:lineRule="auto"/>
            <w:ind w:firstLine="1134"/>
          </w:pPr>
        </w:pPrChange>
      </w:pPr>
      <w:del w:id="756" w:author="Prapaphan Hosutharungsri" w:date="2026-06-30T13:57:00Z" w16du:dateUtc="2026-06-30T06:57:00Z">
        <w:r w:rsidRPr="00581804" w:rsidDel="00A92578">
          <w:rPr>
            <w:rFonts w:ascii="TH SarabunPSK" w:hAnsi="TH SarabunPSK" w:cs="TH SarabunPSK"/>
            <w:sz w:val="30"/>
            <w:szCs w:val="30"/>
            <w:cs/>
            <w:rPrChange w:id="757" w:author="Prapaphan Hosutharungsri" w:date="2026-06-30T14:11:00Z" w16du:dateUtc="2026-06-30T07:11:00Z">
              <w:rPr>
                <w:rFonts w:ascii="TH SarabunPSK" w:hAnsi="TH SarabunPSK" w:cs="TH SarabunPSK"/>
                <w:sz w:val="28"/>
                <w:highlight w:val="yellow"/>
                <w:cs/>
              </w:rPr>
            </w:rPrChange>
          </w:rPr>
          <w:delText>นายชวลิต พรหมมาตร ได้สอบถามเพิ่มเติมเกี่ยวกับการตรวจสอบสถานะทางการเงินของผู้เช่า ทางประธานเจ้าหน้าที่บริหาร รายงานว่า ได้ทำการสอบทานเรียบร้อยแล้ว</w:delText>
        </w:r>
      </w:del>
    </w:p>
    <w:p w14:paraId="3938BAE5" w14:textId="3EF43051" w:rsidR="00B02211" w:rsidRPr="00581804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rFonts w:ascii="TH SarabunPSK" w:hAnsi="TH SarabunPSK" w:cs="TH SarabunPSK"/>
          <w:sz w:val="30"/>
          <w:szCs w:val="30"/>
        </w:rPr>
        <w:pPrChange w:id="758" w:author="Kitti Ong-ajchaowlerd" w:date="2026-07-09T15:12:00Z" w16du:dateUtc="2026-07-09T08:12:00Z">
          <w:pPr>
            <w:spacing w:before="120" w:after="120" w:line="240" w:lineRule="auto"/>
            <w:ind w:firstLine="1134"/>
            <w:jc w:val="thaiDistribute"/>
          </w:pPr>
        </w:pPrChange>
      </w:pPr>
      <w:ins w:id="759" w:author="Kitti Ong-ajchaowlerd" w:date="2026-07-09T15:12:00Z" w16du:dateUtc="2026-07-09T08:12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B02211" w:rsidRPr="00A73DA7">
        <w:rPr>
          <w:rFonts w:ascii="TH SarabunPSK" w:hAnsi="TH SarabunPSK" w:cs="TH SarabunPSK"/>
          <w:b/>
          <w:bCs/>
          <w:sz w:val="30"/>
          <w:szCs w:val="30"/>
          <w:cs/>
          <w:rPrChange w:id="760" w:author="Kitti Ong-ajchaowlerd" w:date="2026-07-09T15:12:00Z" w16du:dateUtc="2026-07-09T08:12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 xml:space="preserve">ประธานฯ </w:t>
      </w:r>
      <w:r w:rsidR="00B02211" w:rsidRPr="00581804">
        <w:rPr>
          <w:rFonts w:ascii="TH SarabunPSK" w:hAnsi="TH SarabunPSK" w:cs="TH SarabunPSK" w:hint="cs"/>
          <w:sz w:val="30"/>
          <w:szCs w:val="30"/>
          <w:cs/>
        </w:rPr>
        <w:t>สอบถามว่ามีกรรมการท่านใด มีข้อสอบถามหรือข้อเสนอแนะเพิ่มเติมหรือไม่</w:t>
      </w:r>
    </w:p>
    <w:p w14:paraId="000094B6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61" w:author="Kitti Ong-ajchaowlerd" w:date="2026-07-09T15:13:00Z" w16du:dateUtc="2026-07-09T08:13:00Z"/>
          <w:rFonts w:ascii="TH SarabunPSK" w:hAnsi="TH SarabunPSK" w:cs="TH SarabunPSK"/>
          <w:sz w:val="30"/>
          <w:szCs w:val="30"/>
        </w:rPr>
      </w:pPr>
      <w:ins w:id="762" w:author="Kitti Ong-ajchaowlerd" w:date="2026-07-09T15:13:00Z" w16du:dateUtc="2026-07-09T08:13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B02211" w:rsidRPr="00581804">
        <w:rPr>
          <w:rFonts w:ascii="TH SarabunPSK" w:hAnsi="TH SarabunPSK" w:cs="TH SarabunPSK" w:hint="cs"/>
          <w:sz w:val="30"/>
          <w:szCs w:val="30"/>
          <w:cs/>
        </w:rPr>
        <w:t>ปรากฏว่าไม่มีผู้ใดมี</w:t>
      </w:r>
      <w:r w:rsidR="00B35576" w:rsidRPr="00581804">
        <w:rPr>
          <w:rFonts w:ascii="TH SarabunPSK" w:hAnsi="TH SarabunPSK" w:cs="TH SarabunPSK" w:hint="cs"/>
          <w:sz w:val="30"/>
          <w:szCs w:val="30"/>
          <w:cs/>
        </w:rPr>
        <w:t>ข้อสอบถามหรือข้อเสนอแนะเพิ่มเติม</w:t>
      </w:r>
      <w:r w:rsidR="00B02211" w:rsidRPr="00581804">
        <w:rPr>
          <w:rFonts w:ascii="TH SarabunPSK" w:hAnsi="TH SarabunPSK" w:cs="TH SarabunPSK" w:hint="cs"/>
          <w:sz w:val="30"/>
          <w:szCs w:val="30"/>
          <w:cs/>
        </w:rPr>
        <w:t xml:space="preserve"> ประธานฯ จึงเสนอให้ที่ประชุมพิจารณา</w:t>
      </w:r>
    </w:p>
    <w:p w14:paraId="1B993FEC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ins w:id="763" w:author="Kitti Ong-ajchaowlerd" w:date="2026-07-09T15:13:00Z" w16du:dateUtc="2026-07-09T08:13:00Z"/>
          <w:rFonts w:ascii="TH SarabunPSK" w:hAnsi="TH SarabunPSK" w:cs="TH SarabunPSK"/>
          <w:b/>
          <w:sz w:val="30"/>
          <w:szCs w:val="30"/>
        </w:rPr>
      </w:pPr>
      <w:ins w:id="764" w:author="Kitti Ong-ajchaowlerd" w:date="2026-07-09T15:13:00Z" w16du:dateUtc="2026-07-09T08:13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B35576" w:rsidRPr="00581804">
        <w:rPr>
          <w:rFonts w:ascii="TH SarabunPSK" w:hAnsi="TH SarabunPSK" w:cs="TH SarabunPSK" w:hint="cs"/>
          <w:b/>
          <w:sz w:val="30"/>
          <w:szCs w:val="30"/>
          <w:cs/>
        </w:rPr>
        <w:t>อนุมัติธุรกรรมการซื้อหุ้นสามัญทั้งหมดของ</w:t>
      </w:r>
      <w:del w:id="765" w:author="Prapaphan Hosutharungsri" w:date="2026-06-30T14:08:00Z" w16du:dateUtc="2026-06-30T07:08:00Z">
        <w:r w:rsidR="00B35576" w:rsidRPr="00581804" w:rsidDel="00A671D8">
          <w:rPr>
            <w:rFonts w:ascii="TH SarabunPSK" w:hAnsi="TH SarabunPSK" w:cs="TH SarabunPSK" w:hint="cs"/>
            <w:b/>
            <w:sz w:val="30"/>
            <w:szCs w:val="30"/>
            <w:cs/>
          </w:rPr>
          <w:delText>บริษัท</w:delText>
        </w:r>
      </w:del>
      <w:ins w:id="766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b/>
            <w:sz w:val="30"/>
            <w:szCs w:val="30"/>
            <w:cs/>
            <w:rPrChange w:id="767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t xml:space="preserve">บริษัทฯ </w:t>
        </w:r>
      </w:ins>
      <w:r w:rsidR="00B35576" w:rsidRPr="00581804">
        <w:rPr>
          <w:rFonts w:ascii="TH SarabunPSK" w:hAnsi="TH SarabunPSK" w:cs="TH SarabunPSK" w:hint="cs"/>
          <w:b/>
          <w:sz w:val="30"/>
          <w:szCs w:val="30"/>
          <w:cs/>
        </w:rPr>
        <w:t xml:space="preserve"> เมดิกา แอสเซทส์ จำกัดและ</w:t>
      </w:r>
      <w:r w:rsidR="00B35576" w:rsidRPr="00581804">
        <w:rPr>
          <w:rFonts w:ascii="TH SarabunPSK" w:hAnsi="TH SarabunPSK" w:cs="TH SarabunPSK"/>
          <w:b/>
          <w:sz w:val="30"/>
          <w:szCs w:val="30"/>
          <w:cs/>
        </w:rPr>
        <w:t>ธุรกรรมการเข้าลงทุน</w:t>
      </w:r>
    </w:p>
    <w:p w14:paraId="23F99793" w14:textId="623EF927" w:rsidR="00B02211" w:rsidRPr="00581804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both"/>
        <w:rPr>
          <w:rFonts w:ascii="TH SarabunPSK" w:hAnsi="TH SarabunPSK" w:cs="TH SarabunPSK"/>
          <w:bCs/>
          <w:sz w:val="30"/>
          <w:szCs w:val="30"/>
        </w:rPr>
        <w:pPrChange w:id="768" w:author="Kitti Ong-ajchaowlerd" w:date="2026-07-09T15:12:00Z" w16du:dateUtc="2026-07-09T08:12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769" w:author="Kitti Ong-ajchaowlerd" w:date="2026-07-09T15:13:00Z" w16du:dateUtc="2026-07-09T08:13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B35576" w:rsidRPr="00581804">
        <w:rPr>
          <w:rFonts w:ascii="TH SarabunPSK" w:hAnsi="TH SarabunPSK" w:cs="TH SarabunPSK"/>
          <w:b/>
          <w:sz w:val="30"/>
          <w:szCs w:val="30"/>
          <w:cs/>
        </w:rPr>
        <w:t>ในโครงการอาคารพาณิชย์ภายใต้โครงการเจริญสินธานี-บ่อวิน อำเภอศรีราชา จังหวัดชลบุรี</w:t>
      </w:r>
    </w:p>
    <w:p w14:paraId="414CC070" w14:textId="77777777" w:rsidR="00A73DA7" w:rsidRDefault="000026C1" w:rsidP="00A73DA7">
      <w:pPr>
        <w:shd w:val="clear" w:color="auto" w:fill="FFFFCC"/>
        <w:tabs>
          <w:tab w:val="left" w:pos="1134"/>
          <w:tab w:val="left" w:pos="1560"/>
        </w:tabs>
        <w:spacing w:after="0"/>
        <w:jc w:val="both"/>
        <w:rPr>
          <w:ins w:id="770" w:author="Kitti Ong-ajchaowlerd" w:date="2026-07-09T15:13:00Z" w16du:dateUtc="2026-07-09T08:13:00Z"/>
          <w:rFonts w:ascii="TH SarabunPSK" w:hAnsi="TH SarabunPSK" w:cs="TH SarabunPSK"/>
          <w:b/>
          <w:sz w:val="30"/>
          <w:szCs w:val="30"/>
        </w:rPr>
      </w:pPr>
      <w:r w:rsidRPr="00581804">
        <w:rPr>
          <w:rFonts w:ascii="TH SarabunPSK" w:hAnsi="TH SarabunPSK" w:cs="TH SarabunPSK"/>
          <w:bCs/>
          <w:sz w:val="30"/>
          <w:szCs w:val="30"/>
          <w:cs/>
          <w:rPrChange w:id="771" w:author="Prapaphan Hosutharungsri" w:date="2026-06-30T14:11:00Z" w16du:dateUtc="2026-06-30T07:11:00Z">
            <w:rPr>
              <w:rFonts w:ascii="TH SarabunPSK" w:hAnsi="TH SarabunPSK" w:cs="TH SarabunPSK"/>
              <w:bCs/>
              <w:sz w:val="30"/>
              <w:szCs w:val="30"/>
              <w:highlight w:val="yellow"/>
              <w:cs/>
            </w:rPr>
          </w:rPrChange>
        </w:rPr>
        <w:t>มติที่ประชุม</w:t>
      </w:r>
      <w:r w:rsidRPr="00581804">
        <w:rPr>
          <w:rFonts w:ascii="TH SarabunPSK" w:hAnsi="TH SarabunPSK" w:cs="TH SarabunPSK"/>
          <w:b/>
          <w:sz w:val="30"/>
          <w:szCs w:val="30"/>
          <w:cs/>
          <w:rPrChange w:id="772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ab/>
        <w:t>ที่ประชุม</w:t>
      </w:r>
      <w:r w:rsidR="00682799" w:rsidRPr="00581804">
        <w:rPr>
          <w:rFonts w:ascii="TH SarabunPSK" w:hAnsi="TH SarabunPSK" w:cs="TH SarabunPSK"/>
          <w:b/>
          <w:sz w:val="30"/>
          <w:szCs w:val="30"/>
          <w:cs/>
          <w:rPrChange w:id="773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พิจารณาแล้ว มีมติ</w:t>
      </w:r>
      <w:r w:rsidR="00B5608C" w:rsidRPr="00581804">
        <w:rPr>
          <w:rFonts w:ascii="TH SarabunPSK" w:hAnsi="TH SarabunPSK" w:cs="TH SarabunPSK"/>
          <w:b/>
          <w:sz w:val="30"/>
          <w:szCs w:val="30"/>
          <w:cs/>
          <w:rPrChange w:id="774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เป็นเอกฉันท์อนุมัติ</w:t>
      </w:r>
      <w:r w:rsidR="00F24962" w:rsidRPr="00581804">
        <w:rPr>
          <w:rFonts w:ascii="TH SarabunPSK" w:hAnsi="TH SarabunPSK" w:cs="TH SarabunPSK"/>
          <w:b/>
          <w:sz w:val="30"/>
          <w:szCs w:val="30"/>
          <w:cs/>
          <w:rPrChange w:id="775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ธุรกรรมการซื้อหุ้นสามัญทั้งหมดของ</w:t>
      </w:r>
      <w:del w:id="776" w:author="Prapaphan Hosutharungsri" w:date="2026-06-30T14:08:00Z" w16du:dateUtc="2026-06-30T07:08:00Z">
        <w:r w:rsidR="00F24962" w:rsidRPr="00581804" w:rsidDel="00A671D8">
          <w:rPr>
            <w:rFonts w:ascii="TH SarabunPSK" w:hAnsi="TH SarabunPSK" w:cs="TH SarabunPSK"/>
            <w:b/>
            <w:sz w:val="30"/>
            <w:szCs w:val="30"/>
            <w:cs/>
            <w:rPrChange w:id="777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>บริษัท</w:delText>
        </w:r>
      </w:del>
      <w:ins w:id="778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b/>
            <w:sz w:val="30"/>
            <w:szCs w:val="30"/>
            <w:cs/>
            <w:rPrChange w:id="779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t xml:space="preserve">บริษัทฯ </w:t>
        </w:r>
      </w:ins>
      <w:r w:rsidR="00F24962" w:rsidRPr="00581804">
        <w:rPr>
          <w:rFonts w:ascii="TH SarabunPSK" w:hAnsi="TH SarabunPSK" w:cs="TH SarabunPSK"/>
          <w:b/>
          <w:sz w:val="30"/>
          <w:szCs w:val="30"/>
          <w:cs/>
          <w:rPrChange w:id="780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 xml:space="preserve"> เมดิกา </w:t>
      </w:r>
    </w:p>
    <w:p w14:paraId="1C2BF415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/>
        <w:jc w:val="both"/>
        <w:rPr>
          <w:ins w:id="781" w:author="Kitti Ong-ajchaowlerd" w:date="2026-07-09T15:13:00Z" w16du:dateUtc="2026-07-09T08:13:00Z"/>
          <w:rFonts w:ascii="TH SarabunPSK" w:hAnsi="TH SarabunPSK" w:cs="TH SarabunPSK"/>
          <w:b/>
          <w:sz w:val="30"/>
          <w:szCs w:val="30"/>
        </w:rPr>
      </w:pPr>
      <w:ins w:id="782" w:author="Kitti Ong-ajchaowlerd" w:date="2026-07-09T15:13:00Z" w16du:dateUtc="2026-07-09T08:13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F24962" w:rsidRPr="00581804">
        <w:rPr>
          <w:rFonts w:ascii="TH SarabunPSK" w:hAnsi="TH SarabunPSK" w:cs="TH SarabunPSK"/>
          <w:b/>
          <w:sz w:val="30"/>
          <w:szCs w:val="30"/>
          <w:cs/>
          <w:rPrChange w:id="783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แอสเซทส์ จำกัดและธุรกรรมการเข้าลงทุนในโครงการอาคารพาณิชย์ภายใต้โครงการเจริญสินธานี-บ่อ</w:t>
      </w:r>
    </w:p>
    <w:p w14:paraId="0E2B9F70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/>
        <w:jc w:val="both"/>
        <w:rPr>
          <w:ins w:id="784" w:author="Kitti Ong-ajchaowlerd" w:date="2026-07-09T15:13:00Z" w16du:dateUtc="2026-07-09T08:13:00Z"/>
          <w:rFonts w:ascii="TH SarabunPSK" w:hAnsi="TH SarabunPSK" w:cs="TH SarabunPSK"/>
          <w:b/>
          <w:sz w:val="30"/>
          <w:szCs w:val="30"/>
        </w:rPr>
      </w:pPr>
      <w:ins w:id="785" w:author="Kitti Ong-ajchaowlerd" w:date="2026-07-09T15:13:00Z" w16du:dateUtc="2026-07-09T08:13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F24962" w:rsidRPr="00581804">
        <w:rPr>
          <w:rFonts w:ascii="TH SarabunPSK" w:hAnsi="TH SarabunPSK" w:cs="TH SarabunPSK"/>
          <w:b/>
          <w:sz w:val="30"/>
          <w:szCs w:val="30"/>
          <w:cs/>
          <w:rPrChange w:id="786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 xml:space="preserve">วิน อำเภอศรีราชา จังหวัดชลบุรี </w:t>
      </w:r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787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 xml:space="preserve">โดยมอบหมายให้ </w:t>
      </w:r>
      <w:del w:id="788" w:author="Prapaphan Hosutharungsri" w:date="2026-06-30T14:08:00Z" w16du:dateUtc="2026-06-30T07:08:00Z">
        <w:r w:rsidR="00E86E1D" w:rsidRPr="00581804" w:rsidDel="00A671D8">
          <w:rPr>
            <w:rFonts w:ascii="TH SarabunPSK" w:hAnsi="TH SarabunPSK" w:cs="TH SarabunPSK"/>
            <w:b/>
            <w:sz w:val="30"/>
            <w:szCs w:val="30"/>
            <w:cs/>
            <w:rPrChange w:id="789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>บริษัท</w:delText>
        </w:r>
      </w:del>
      <w:ins w:id="790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b/>
            <w:sz w:val="30"/>
            <w:szCs w:val="30"/>
            <w:cs/>
            <w:rPrChange w:id="791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t xml:space="preserve">บริษัทฯ </w:t>
        </w:r>
      </w:ins>
      <w:del w:id="792" w:author="Kitti Ong-ajchaowlerd" w:date="2026-07-09T15:13:00Z" w16du:dateUtc="2026-07-09T08:13:00Z">
        <w:r w:rsidR="00E86E1D" w:rsidRPr="00581804" w:rsidDel="00A73DA7">
          <w:rPr>
            <w:rFonts w:ascii="TH SarabunPSK" w:hAnsi="TH SarabunPSK" w:cs="TH SarabunPSK"/>
            <w:b/>
            <w:sz w:val="30"/>
            <w:szCs w:val="30"/>
            <w:cs/>
            <w:rPrChange w:id="793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 xml:space="preserve"> </w:delText>
        </w:r>
      </w:del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794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เอมไพร์ อินฟินิตี้ จำกัด เข้าดำเนินการ</w:t>
      </w:r>
    </w:p>
    <w:p w14:paraId="4D52B6F4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/>
        <w:jc w:val="both"/>
        <w:rPr>
          <w:ins w:id="795" w:author="Kitti Ong-ajchaowlerd" w:date="2026-07-09T15:14:00Z" w16du:dateUtc="2026-07-09T08:14:00Z"/>
          <w:rFonts w:ascii="TH SarabunPSK" w:hAnsi="TH SarabunPSK" w:cs="TH SarabunPSK"/>
          <w:b/>
          <w:sz w:val="30"/>
          <w:szCs w:val="30"/>
        </w:rPr>
      </w:pPr>
      <w:ins w:id="796" w:author="Kitti Ong-ajchaowlerd" w:date="2026-07-09T15:13:00Z" w16du:dateUtc="2026-07-09T08:13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797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 xml:space="preserve">ธุรกรรมที่กล่าวข้างต้น </w:t>
      </w:r>
      <w:r w:rsidR="00F24962" w:rsidRPr="00581804">
        <w:rPr>
          <w:rFonts w:ascii="TH SarabunPSK" w:hAnsi="TH SarabunPSK" w:cs="TH SarabunPSK"/>
          <w:b/>
          <w:sz w:val="30"/>
          <w:szCs w:val="30"/>
          <w:cs/>
          <w:rPrChange w:id="798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และมอบอำนาจให้คณะกรรมการ</w:t>
      </w:r>
      <w:del w:id="799" w:author="Prapaphan Hosutharungsri" w:date="2026-06-30T14:08:00Z" w16du:dateUtc="2026-06-30T07:08:00Z">
        <w:r w:rsidR="00E86E1D" w:rsidRPr="00581804" w:rsidDel="00A671D8">
          <w:rPr>
            <w:rFonts w:ascii="TH SarabunPSK" w:hAnsi="TH SarabunPSK" w:cs="TH SarabunPSK"/>
            <w:b/>
            <w:sz w:val="30"/>
            <w:szCs w:val="30"/>
            <w:cs/>
            <w:rPrChange w:id="800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>บริษัท</w:delText>
        </w:r>
      </w:del>
      <w:ins w:id="801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b/>
            <w:sz w:val="30"/>
            <w:szCs w:val="30"/>
            <w:cs/>
            <w:rPrChange w:id="802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t>บริษัท</w:t>
        </w:r>
        <w:del w:id="803" w:author="Kitti Ong-ajchaowlerd" w:date="2026-07-09T15:14:00Z" w16du:dateUtc="2026-07-09T08:14:00Z">
          <w:r w:rsidR="00A671D8" w:rsidRPr="00581804" w:rsidDel="00A73DA7">
            <w:rPr>
              <w:rFonts w:ascii="TH SarabunPSK" w:hAnsi="TH SarabunPSK" w:cs="TH SarabunPSK"/>
              <w:b/>
              <w:sz w:val="30"/>
              <w:szCs w:val="30"/>
              <w:cs/>
              <w:rPrChange w:id="804" w:author="Prapaphan Hosutharungsri" w:date="2026-06-30T14:11:00Z" w16du:dateUtc="2026-06-30T07:11:00Z">
                <w:rPr>
                  <w:rFonts w:ascii="TH SarabunPSK" w:hAnsi="TH SarabunPSK" w:cs="TH SarabunPSK"/>
                  <w:b/>
                  <w:sz w:val="30"/>
                  <w:szCs w:val="30"/>
                  <w:highlight w:val="yellow"/>
                  <w:cs/>
                </w:rPr>
              </w:rPrChange>
            </w:rPr>
            <w:delText>ฯ</w:delText>
          </w:r>
        </w:del>
        <w:r w:rsidR="00A671D8" w:rsidRPr="00581804">
          <w:rPr>
            <w:rFonts w:ascii="TH SarabunPSK" w:hAnsi="TH SarabunPSK" w:cs="TH SarabunPSK"/>
            <w:b/>
            <w:sz w:val="30"/>
            <w:szCs w:val="30"/>
            <w:cs/>
            <w:rPrChange w:id="805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t xml:space="preserve"> </w:t>
        </w:r>
      </w:ins>
      <w:del w:id="806" w:author="Kitti Ong-ajchaowlerd" w:date="2026-07-09T15:14:00Z" w16du:dateUtc="2026-07-09T08:14:00Z">
        <w:r w:rsidR="00E86E1D" w:rsidRPr="00581804" w:rsidDel="00A73DA7">
          <w:rPr>
            <w:rFonts w:ascii="TH SarabunPSK" w:hAnsi="TH SarabunPSK" w:cs="TH SarabunPSK"/>
            <w:b/>
            <w:sz w:val="30"/>
            <w:szCs w:val="30"/>
            <w:cs/>
            <w:rPrChange w:id="807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 xml:space="preserve"> </w:delText>
        </w:r>
      </w:del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808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เอมไพร์ อินฟินิตี้ จำกัด กระทำการใน</w:t>
      </w:r>
    </w:p>
    <w:p w14:paraId="5DE1237E" w14:textId="457C836E" w:rsidR="00F24962" w:rsidRPr="00F23A29" w:rsidRDefault="00A73DA7">
      <w:pPr>
        <w:shd w:val="clear" w:color="auto" w:fill="FFFFCC"/>
        <w:tabs>
          <w:tab w:val="left" w:pos="1134"/>
          <w:tab w:val="left" w:pos="1560"/>
        </w:tabs>
        <w:spacing w:after="0"/>
        <w:jc w:val="both"/>
        <w:rPr>
          <w:rFonts w:ascii="TH SarabunPSK" w:hAnsi="TH SarabunPSK" w:cs="TH SarabunPSK"/>
          <w:bCs/>
          <w:color w:val="EE0000"/>
          <w:sz w:val="30"/>
          <w:szCs w:val="30"/>
          <w:cs/>
        </w:rPr>
        <w:pPrChange w:id="809" w:author="Kitti Ong-ajchaowlerd" w:date="2026-07-09T15:12:00Z" w16du:dateUtc="2026-07-09T08:12:00Z">
          <w:pPr>
            <w:tabs>
              <w:tab w:val="left" w:pos="1134"/>
            </w:tabs>
            <w:spacing w:after="0"/>
          </w:pPr>
        </w:pPrChange>
      </w:pPr>
      <w:ins w:id="810" w:author="Kitti Ong-ajchaowlerd" w:date="2026-07-09T15:14:00Z" w16du:dateUtc="2026-07-09T08:14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811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ธุรกรรมดั</w:t>
      </w:r>
      <w:ins w:id="812" w:author="Prapaphan Hosutharungsri" w:date="2026-06-30T13:59:00Z" w16du:dateUtc="2026-06-30T06:59:00Z">
        <w:r w:rsidR="00A92578" w:rsidRPr="00581804">
          <w:rPr>
            <w:rFonts w:ascii="TH SarabunPSK" w:hAnsi="TH SarabunPSK" w:cs="TH SarabunPSK"/>
            <w:b/>
            <w:sz w:val="30"/>
            <w:szCs w:val="30"/>
            <w:cs/>
            <w:rPrChange w:id="813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t>ง</w:t>
        </w:r>
      </w:ins>
      <w:del w:id="814" w:author="Prapaphan Hosutharungsri" w:date="2026-06-30T13:59:00Z" w16du:dateUtc="2026-06-30T06:59:00Z">
        <w:r w:rsidR="00E86E1D" w:rsidRPr="00581804" w:rsidDel="00A92578">
          <w:rPr>
            <w:rFonts w:ascii="TH SarabunPSK" w:hAnsi="TH SarabunPSK" w:cs="TH SarabunPSK"/>
            <w:b/>
            <w:sz w:val="30"/>
            <w:szCs w:val="30"/>
            <w:cs/>
            <w:rPrChange w:id="815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>ว</w:delText>
        </w:r>
      </w:del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816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 xml:space="preserve">กล่าว ภายใต้กรอบงบประมาณไม่เกิน </w:t>
      </w:r>
      <w:r w:rsidR="00E86E1D" w:rsidRPr="00581804">
        <w:rPr>
          <w:rFonts w:ascii="TH SarabunPSK" w:hAnsi="TH SarabunPSK" w:cs="TH SarabunPSK"/>
          <w:bCs/>
          <w:sz w:val="30"/>
          <w:szCs w:val="30"/>
          <w:rPrChange w:id="817" w:author="Prapaphan Hosutharungsri" w:date="2026-06-30T14:11:00Z" w16du:dateUtc="2026-06-30T07:11:00Z">
            <w:rPr>
              <w:rFonts w:ascii="TH SarabunPSK" w:hAnsi="TH SarabunPSK" w:cs="TH SarabunPSK"/>
              <w:bCs/>
              <w:sz w:val="30"/>
              <w:szCs w:val="30"/>
              <w:highlight w:val="yellow"/>
            </w:rPr>
          </w:rPrChange>
        </w:rPr>
        <w:t>59</w:t>
      </w:r>
      <w:ins w:id="818" w:author="Prapaphan Hosutharungsri" w:date="2026-06-30T14:11:00Z" w16du:dateUtc="2026-06-30T07:11:00Z">
        <w:r w:rsidR="00581804">
          <w:rPr>
            <w:rFonts w:ascii="TH SarabunPSK" w:hAnsi="TH SarabunPSK" w:cs="TH SarabunPSK"/>
            <w:bCs/>
            <w:sz w:val="30"/>
            <w:szCs w:val="30"/>
          </w:rPr>
          <w:t>,</w:t>
        </w:r>
      </w:ins>
      <w:del w:id="819" w:author="Prapaphan Hosutharungsri" w:date="2026-06-30T14:11:00Z" w16du:dateUtc="2026-06-30T07:11:00Z">
        <w:r w:rsidR="00E86E1D" w:rsidRPr="00581804" w:rsidDel="00581804">
          <w:rPr>
            <w:rFonts w:ascii="TH SarabunPSK" w:hAnsi="TH SarabunPSK" w:cs="TH SarabunPSK"/>
            <w:bCs/>
            <w:sz w:val="30"/>
            <w:szCs w:val="30"/>
            <w:rPrChange w:id="820" w:author="Prapaphan Hosutharungsri" w:date="2026-06-30T14:11:00Z" w16du:dateUtc="2026-06-30T07:11:00Z">
              <w:rPr>
                <w:rFonts w:ascii="TH SarabunPSK" w:hAnsi="TH SarabunPSK" w:cs="TH SarabunPSK"/>
                <w:bCs/>
                <w:sz w:val="30"/>
                <w:szCs w:val="30"/>
                <w:highlight w:val="yellow"/>
              </w:rPr>
            </w:rPrChange>
          </w:rPr>
          <w:delText>.</w:delText>
        </w:r>
      </w:del>
      <w:r w:rsidR="00E86E1D" w:rsidRPr="00581804">
        <w:rPr>
          <w:rFonts w:ascii="TH SarabunPSK" w:hAnsi="TH SarabunPSK" w:cs="TH SarabunPSK"/>
          <w:bCs/>
          <w:sz w:val="30"/>
          <w:szCs w:val="30"/>
          <w:rPrChange w:id="821" w:author="Prapaphan Hosutharungsri" w:date="2026-06-30T14:11:00Z" w16du:dateUtc="2026-06-30T07:11:00Z">
            <w:rPr>
              <w:rFonts w:ascii="TH SarabunPSK" w:hAnsi="TH SarabunPSK" w:cs="TH SarabunPSK"/>
              <w:bCs/>
              <w:sz w:val="30"/>
              <w:szCs w:val="30"/>
              <w:highlight w:val="yellow"/>
            </w:rPr>
          </w:rPrChange>
        </w:rPr>
        <w:t>2</w:t>
      </w:r>
      <w:ins w:id="822" w:author="Prapaphan Hosutharungsri" w:date="2026-06-30T14:11:00Z" w16du:dateUtc="2026-06-30T07:11:00Z">
        <w:r w:rsidR="00581804">
          <w:rPr>
            <w:rFonts w:ascii="TH SarabunPSK" w:hAnsi="TH SarabunPSK" w:cs="TH SarabunPSK"/>
            <w:bCs/>
            <w:sz w:val="30"/>
            <w:szCs w:val="30"/>
          </w:rPr>
          <w:t>00,000</w:t>
        </w:r>
      </w:ins>
      <w:r w:rsidR="00E86E1D" w:rsidRPr="00581804">
        <w:rPr>
          <w:rFonts w:ascii="TH SarabunPSK" w:hAnsi="TH SarabunPSK" w:cs="TH SarabunPSK"/>
          <w:b/>
          <w:sz w:val="30"/>
          <w:szCs w:val="30"/>
          <w:rPrChange w:id="823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</w:rPr>
          </w:rPrChange>
        </w:rPr>
        <w:t xml:space="preserve"> </w:t>
      </w:r>
      <w:del w:id="824" w:author="Prapaphan Hosutharungsri" w:date="2026-06-30T14:11:00Z" w16du:dateUtc="2026-06-30T07:11:00Z">
        <w:r w:rsidR="00E86E1D" w:rsidRPr="00581804" w:rsidDel="00581804">
          <w:rPr>
            <w:rFonts w:ascii="TH SarabunPSK" w:hAnsi="TH SarabunPSK" w:cs="TH SarabunPSK"/>
            <w:b/>
            <w:sz w:val="30"/>
            <w:szCs w:val="30"/>
            <w:cs/>
            <w:rPrChange w:id="825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>ล้าน</w:delText>
        </w:r>
      </w:del>
      <w:r w:rsidR="00E86E1D" w:rsidRPr="00581804">
        <w:rPr>
          <w:rFonts w:ascii="TH SarabunPSK" w:hAnsi="TH SarabunPSK" w:cs="TH SarabunPSK"/>
          <w:b/>
          <w:sz w:val="30"/>
          <w:szCs w:val="30"/>
          <w:cs/>
          <w:rPrChange w:id="826" w:author="Prapaphan Hosutharungsri" w:date="2026-06-30T14:11:00Z" w16du:dateUtc="2026-06-30T07:11:00Z">
            <w:rPr>
              <w:rFonts w:ascii="TH SarabunPSK" w:hAnsi="TH SarabunPSK" w:cs="TH SarabunPSK"/>
              <w:b/>
              <w:sz w:val="30"/>
              <w:szCs w:val="30"/>
              <w:highlight w:val="yellow"/>
              <w:cs/>
            </w:rPr>
          </w:rPrChange>
        </w:rPr>
        <w:t>บา</w:t>
      </w:r>
      <w:ins w:id="827" w:author="Prapaphan Hosutharungsri" w:date="2026-06-30T14:11:00Z" w16du:dateUtc="2026-06-30T07:11:00Z">
        <w:r w:rsidR="00581804" w:rsidRPr="00581804">
          <w:rPr>
            <w:rFonts w:ascii="TH SarabunPSK" w:hAnsi="TH SarabunPSK" w:cs="TH SarabunPSK"/>
            <w:b/>
            <w:sz w:val="30"/>
            <w:szCs w:val="30"/>
            <w:cs/>
            <w:rPrChange w:id="828" w:author="Prapaphan Hosutharungsri" w:date="2026-06-30T14:11:00Z" w16du:dateUtc="2026-06-30T07:11:00Z">
              <w:rPr>
                <w:rFonts w:ascii="TH SarabunPSK" w:hAnsi="TH SarabunPSK" w:cs="TH SarabunPSK"/>
                <w:bCs/>
                <w:color w:val="EE0000"/>
                <w:sz w:val="30"/>
                <w:szCs w:val="30"/>
                <w:cs/>
              </w:rPr>
            </w:rPrChange>
          </w:rPr>
          <w:t>ท</w:t>
        </w:r>
      </w:ins>
      <w:del w:id="829" w:author="Prapaphan Hosutharungsri" w:date="2026-06-30T14:11:00Z" w16du:dateUtc="2026-06-30T07:11:00Z">
        <w:r w:rsidR="00E86E1D" w:rsidRPr="00581804" w:rsidDel="00581804">
          <w:rPr>
            <w:rFonts w:ascii="TH SarabunPSK" w:hAnsi="TH SarabunPSK" w:cs="TH SarabunPSK"/>
            <w:b/>
            <w:sz w:val="30"/>
            <w:szCs w:val="30"/>
            <w:cs/>
            <w:rPrChange w:id="830" w:author="Prapaphan Hosutharungsri" w:date="2026-06-30T14:11:00Z" w16du:dateUtc="2026-06-30T07:11:00Z">
              <w:rPr>
                <w:rFonts w:ascii="TH SarabunPSK" w:hAnsi="TH SarabunPSK" w:cs="TH SarabunPSK"/>
                <w:b/>
                <w:sz w:val="30"/>
                <w:szCs w:val="30"/>
                <w:highlight w:val="yellow"/>
                <w:cs/>
              </w:rPr>
            </w:rPrChange>
          </w:rPr>
          <w:delText>ท</w:delText>
        </w:r>
        <w:r w:rsidR="00E86E1D" w:rsidRPr="00F774D7" w:rsidDel="00581804">
          <w:rPr>
            <w:rFonts w:ascii="TH SarabunPSK" w:hAnsi="TH SarabunPSK" w:cs="TH SarabunPSK" w:hint="cs"/>
            <w:b/>
            <w:sz w:val="30"/>
            <w:szCs w:val="30"/>
            <w:highlight w:val="yellow"/>
            <w:cs/>
          </w:rPr>
          <w:delText xml:space="preserve"> </w:delText>
        </w:r>
        <w:r w:rsidR="004F5EE3" w:rsidDel="00581804">
          <w:rPr>
            <w:rFonts w:ascii="TH SarabunPSK" w:hAnsi="TH SarabunPSK" w:cs="TH SarabunPSK"/>
            <w:bCs/>
            <w:color w:val="EE0000"/>
            <w:sz w:val="30"/>
            <w:szCs w:val="30"/>
            <w:cs/>
          </w:rPr>
          <w:br/>
        </w:r>
      </w:del>
      <w:del w:id="831" w:author="Prapaphan Hosutharungsri" w:date="2026-06-30T14:08:00Z" w16du:dateUtc="2026-06-30T07:08:00Z">
        <w:r w:rsidR="004F5EE3" w:rsidDel="00A671D8">
          <w:rPr>
            <w:rFonts w:ascii="TH SarabunPSK" w:hAnsi="TH SarabunPSK" w:cs="TH SarabunPSK" w:hint="cs"/>
            <w:bCs/>
            <w:color w:val="EE0000"/>
            <w:sz w:val="30"/>
            <w:szCs w:val="30"/>
            <w:cs/>
          </w:rPr>
          <w:delText>บริษัท</w:delText>
        </w:r>
      </w:del>
      <w:del w:id="832" w:author="Prapaphan Hosutharungsri" w:date="2026-06-30T14:11:00Z" w16du:dateUtc="2026-06-30T07:11:00Z">
        <w:r w:rsidR="004F5EE3" w:rsidDel="00581804">
          <w:rPr>
            <w:rFonts w:ascii="TH SarabunPSK" w:hAnsi="TH SarabunPSK" w:cs="TH SarabunPSK" w:hint="cs"/>
            <w:bCs/>
            <w:color w:val="EE0000"/>
            <w:sz w:val="30"/>
            <w:szCs w:val="30"/>
            <w:cs/>
          </w:rPr>
          <w:delText>มีสภาพคล่องที่จะลงทุนได้ในโครงการนี้ โดยไม่ต้องกู้ยืม</w:delText>
        </w:r>
      </w:del>
    </w:p>
    <w:p w14:paraId="22DD5527" w14:textId="77777777" w:rsidR="00F932A9" w:rsidRDefault="00F932A9" w:rsidP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833" w:author="Kitti Ong-ajchaowlerd" w:date="2026-07-09T16:27:00Z" w16du:dateUtc="2026-07-09T09:27:00Z"/>
          <w:rFonts w:ascii="TH SarabunPSK" w:hAnsi="TH SarabunPSK" w:cs="TH SarabunPSK"/>
          <w:bCs/>
          <w:sz w:val="30"/>
          <w:szCs w:val="30"/>
        </w:rPr>
      </w:pPr>
    </w:p>
    <w:p w14:paraId="46BDFBC8" w14:textId="313A4106" w:rsidR="009C5BBF" w:rsidDel="00A73DA7" w:rsidRDefault="009C5BBF">
      <w:pPr>
        <w:tabs>
          <w:tab w:val="left" w:pos="1134"/>
          <w:tab w:val="left" w:pos="1560"/>
        </w:tabs>
        <w:spacing w:after="0" w:line="240" w:lineRule="auto"/>
        <w:jc w:val="thaiDistribute"/>
        <w:rPr>
          <w:del w:id="834" w:author="Kitti Ong-ajchaowlerd" w:date="2026-07-09T15:10:00Z" w16du:dateUtc="2026-07-09T08:10:00Z"/>
          <w:rFonts w:ascii="TH SarabunPSK" w:hAnsi="TH SarabunPSK" w:cs="TH SarabunPSK"/>
          <w:b/>
          <w:sz w:val="30"/>
          <w:szCs w:val="30"/>
        </w:rPr>
        <w:pPrChange w:id="835" w:author="Kitti Ong-ajchaowlerd" w:date="2026-07-09T15:11:00Z" w16du:dateUtc="2026-07-09T08:11:00Z">
          <w:pPr>
            <w:tabs>
              <w:tab w:val="left" w:pos="1134"/>
              <w:tab w:val="left" w:pos="1560"/>
            </w:tabs>
            <w:spacing w:after="120" w:line="240" w:lineRule="auto"/>
            <w:jc w:val="thaiDistribute"/>
          </w:pPr>
        </w:pPrChange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วาระที่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Pr="0089507D">
        <w:rPr>
          <w:rFonts w:ascii="TH SarabunPSK" w:hAnsi="TH SarabunPSK" w:cs="TH SarabunPSK" w:hint="cs"/>
          <w:bCs/>
          <w:sz w:val="30"/>
          <w:szCs w:val="30"/>
          <w:cs/>
        </w:rPr>
        <w:t>3</w:t>
      </w:r>
      <w:r w:rsidRPr="0089507D">
        <w:rPr>
          <w:rFonts w:ascii="TH SarabunPSK" w:hAnsi="TH SarabunPSK" w:cs="TH SarabunPSK"/>
          <w:bCs/>
          <w:sz w:val="30"/>
          <w:szCs w:val="30"/>
          <w:cs/>
        </w:rPr>
        <w:tab/>
      </w:r>
      <w:r w:rsidR="0089507D" w:rsidRPr="0089507D">
        <w:rPr>
          <w:rFonts w:ascii="TH SarabunPSK" w:hAnsi="TH SarabunPSK" w:cs="TH SarabunPSK"/>
          <w:bCs/>
          <w:sz w:val="30"/>
          <w:szCs w:val="30"/>
          <w:cs/>
        </w:rPr>
        <w:t>พิจารณาอนุมัติเงินให้กู้ยืมแก่</w:t>
      </w:r>
      <w:del w:id="836" w:author="Prapaphan Hosutharungsri" w:date="2026-06-30T14:08:00Z" w16du:dateUtc="2026-06-30T07:08:00Z">
        <w:r w:rsidR="0089507D" w:rsidRPr="0089507D" w:rsidDel="00A671D8">
          <w:rPr>
            <w:rFonts w:ascii="TH SarabunPSK" w:hAnsi="TH SarabunPSK" w:cs="TH SarabunPSK"/>
            <w:bCs/>
            <w:sz w:val="30"/>
            <w:szCs w:val="30"/>
            <w:cs/>
          </w:rPr>
          <w:delText>บริษัท</w:delText>
        </w:r>
      </w:del>
      <w:ins w:id="837" w:author="Prapaphan Hosutharungsri" w:date="2026-06-30T14:08:00Z" w16du:dateUtc="2026-06-30T07:08:00Z">
        <w:r w:rsidR="00A671D8">
          <w:rPr>
            <w:rFonts w:ascii="TH SarabunPSK" w:hAnsi="TH SarabunPSK" w:cs="TH SarabunPSK"/>
            <w:bCs/>
            <w:sz w:val="30"/>
            <w:szCs w:val="30"/>
            <w:cs/>
          </w:rPr>
          <w:t xml:space="preserve">บริษัทฯ </w:t>
        </w:r>
      </w:ins>
      <w:r w:rsidR="0089507D" w:rsidRPr="0089507D">
        <w:rPr>
          <w:rFonts w:ascii="TH SarabunPSK" w:hAnsi="TH SarabunPSK" w:cs="TH SarabunPSK"/>
          <w:bCs/>
          <w:sz w:val="30"/>
          <w:szCs w:val="30"/>
          <w:cs/>
        </w:rPr>
        <w:t>ย่อย</w:t>
      </w:r>
    </w:p>
    <w:p w14:paraId="198BE512" w14:textId="5DE97BC8" w:rsidR="00A73DA7" w:rsidRDefault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838" w:author="Kitti Ong-ajchaowlerd" w:date="2026-07-09T15:10:00Z" w16du:dateUtc="2026-07-09T08:10:00Z"/>
          <w:rFonts w:ascii="TH SarabunPSK" w:hAnsi="TH SarabunPSK" w:cs="TH SarabunPSK"/>
          <w:bCs/>
          <w:sz w:val="30"/>
          <w:szCs w:val="30"/>
        </w:rPr>
        <w:pPrChange w:id="839" w:author="Kitti Ong-ajchaowlerd" w:date="2026-07-09T15:11:00Z" w16du:dateUtc="2026-07-09T08:11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ins w:id="840" w:author="Kitti Ong-ajchaowlerd" w:date="2026-07-09T15:10:00Z" w16du:dateUtc="2026-07-09T08:10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</w:p>
    <w:p w14:paraId="49A8D94D" w14:textId="77777777" w:rsidR="00A73DA7" w:rsidRDefault="00A73DA7" w:rsidP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841" w:author="Kitti Ong-ajchaowlerd" w:date="2026-07-09T15:14:00Z" w16du:dateUtc="2026-07-09T08:1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842" w:author="Kitti Ong-ajchaowlerd" w:date="2026-07-09T15:10:00Z" w16du:dateUtc="2026-07-09T08:10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89507D" w:rsidRPr="00A73DA7">
        <w:rPr>
          <w:rFonts w:ascii="TH SarabunPSK" w:hAnsi="TH SarabunPSK" w:cs="TH SarabunPSK"/>
          <w:bCs/>
          <w:sz w:val="30"/>
          <w:szCs w:val="30"/>
          <w:cs/>
          <w:rPrChange w:id="843" w:author="Kitti Ong-ajchaowlerd" w:date="2026-07-09T15:10:00Z" w16du:dateUtc="2026-07-09T08:10:00Z">
            <w:rPr>
              <w:rFonts w:ascii="TH SarabunPSK" w:hAnsi="TH SarabunPSK" w:cs="TH SarabunPSK"/>
              <w:b/>
              <w:sz w:val="30"/>
              <w:szCs w:val="30"/>
              <w:cs/>
            </w:rPr>
          </w:rPrChange>
        </w:rPr>
        <w:t>เลขานุการ</w:t>
      </w:r>
      <w:del w:id="844" w:author="Prapaphan Hosutharungsri" w:date="2026-06-30T14:08:00Z" w16du:dateUtc="2026-06-30T07:08:00Z">
        <w:r w:rsidR="0089507D" w:rsidRPr="00A73DA7" w:rsidDel="00A671D8">
          <w:rPr>
            <w:rFonts w:ascii="TH SarabunPSK" w:hAnsi="TH SarabunPSK" w:cs="TH SarabunPSK"/>
            <w:bCs/>
            <w:sz w:val="30"/>
            <w:szCs w:val="30"/>
            <w:cs/>
            <w:rPrChange w:id="845" w:author="Kitti Ong-ajchaowlerd" w:date="2026-07-09T15:10:00Z" w16du:dateUtc="2026-07-09T08:10:00Z">
              <w:rPr>
                <w:rFonts w:ascii="TH SarabunPSK" w:hAnsi="TH SarabunPSK" w:cs="TH SarabunPSK"/>
                <w:b/>
                <w:sz w:val="30"/>
                <w:szCs w:val="30"/>
                <w:cs/>
              </w:rPr>
            </w:rPrChange>
          </w:rPr>
          <w:delText>บริษัท</w:delText>
        </w:r>
      </w:del>
      <w:ins w:id="846" w:author="Prapaphan Hosutharungsri" w:date="2026-06-30T14:08:00Z" w16du:dateUtc="2026-06-30T07:08:00Z">
        <w:r w:rsidR="00A671D8" w:rsidRPr="00A73DA7">
          <w:rPr>
            <w:rFonts w:ascii="TH SarabunPSK" w:hAnsi="TH SarabunPSK" w:cs="TH SarabunPSK"/>
            <w:bCs/>
            <w:sz w:val="30"/>
            <w:szCs w:val="30"/>
            <w:cs/>
            <w:rPrChange w:id="847" w:author="Kitti Ong-ajchaowlerd" w:date="2026-07-09T15:10:00Z" w16du:dateUtc="2026-07-09T08:10:00Z">
              <w:rPr>
                <w:rFonts w:ascii="TH SarabunPSK" w:hAnsi="TH SarabunPSK" w:cs="TH SarabunPSK"/>
                <w:b/>
                <w:sz w:val="30"/>
                <w:szCs w:val="30"/>
                <w:cs/>
              </w:rPr>
            </w:rPrChange>
          </w:rPr>
          <w:t>บริษัทฯ</w:t>
        </w:r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 </w:t>
        </w:r>
      </w:ins>
      <w:r w:rsidR="0089507D">
        <w:rPr>
          <w:rFonts w:ascii="TH SarabunPSK" w:hAnsi="TH SarabunPSK" w:cs="TH SarabunPSK" w:hint="cs"/>
          <w:b/>
          <w:sz w:val="30"/>
          <w:szCs w:val="30"/>
          <w:cs/>
        </w:rPr>
        <w:t xml:space="preserve"> แจ้งต่อที่ประชุมว่า สืบเนื่องจากวาระที่ 2 </w:t>
      </w:r>
      <w:r w:rsidR="00AA425B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แหล่งเงินทุนสำหรับ</w:t>
      </w:r>
      <w:r w:rsidR="00AA425B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การ</w:t>
      </w:r>
      <w:r w:rsidR="00AA425B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เข้าทำธุรกรรม</w:t>
      </w:r>
    </w:p>
    <w:p w14:paraId="4A0FE1F5" w14:textId="77777777" w:rsidR="00A73DA7" w:rsidRDefault="00A73DA7" w:rsidP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848" w:author="Kitti Ong-ajchaowlerd" w:date="2026-07-09T15:14:00Z" w16du:dateUtc="2026-07-09T08:14:00Z"/>
          <w:rFonts w:ascii="TH SarabunPSK" w:hAnsi="TH SarabunPSK" w:cs="TH SarabunPSK"/>
          <w:color w:val="000000" w:themeColor="text1"/>
          <w:spacing w:val="-2"/>
          <w:sz w:val="30"/>
          <w:szCs w:val="30"/>
        </w:rPr>
      </w:pPr>
      <w:ins w:id="849" w:author="Kitti Ong-ajchaowlerd" w:date="2026-07-09T15:14:00Z" w16du:dateUtc="2026-07-09T08:1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</w:rPr>
          <w:tab/>
        </w:r>
      </w:ins>
      <w:r w:rsidR="00DF0503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การเข้าซื้อหุ้นสามัญทั้งหมดของ </w:t>
      </w:r>
      <w:r w:rsidR="00DF0503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DF050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และ</w:t>
      </w:r>
      <w:r w:rsidR="00DF0503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ธุรกรรมการซื้ออาคารพาณิชย์</w:t>
      </w:r>
      <w:r w:rsidR="00DF0503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8E121A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จะมาจากเงินกู้ยืม และ/</w:t>
      </w:r>
    </w:p>
    <w:p w14:paraId="418EE8A7" w14:textId="1C43C2C9" w:rsidR="0089507D" w:rsidDel="00A73DA7" w:rsidRDefault="00A73DA7" w:rsidP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del w:id="850" w:author="Kitti Ong-ajchaowlerd" w:date="2026-07-09T15:14:00Z" w16du:dateUtc="2026-07-09T08:14:00Z"/>
          <w:rFonts w:ascii="TH SarabunPSK" w:hAnsi="TH SarabunPSK" w:cs="TH SarabunPSK"/>
          <w:b/>
          <w:spacing w:val="-6"/>
          <w:sz w:val="30"/>
          <w:szCs w:val="30"/>
        </w:rPr>
      </w:pPr>
      <w:ins w:id="851" w:author="Kitti Ong-ajchaowlerd" w:date="2026-07-09T15:14:00Z" w16du:dateUtc="2026-07-09T08:14:00Z">
        <w:r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</w:rPr>
          <w:tab/>
        </w:r>
      </w:ins>
      <w:r w:rsidR="008E121A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หรือ</w:t>
      </w:r>
      <w:r w:rsidR="008E121A" w:rsidRPr="00B20171">
        <w:rPr>
          <w:rFonts w:ascii="TH SarabunPSK" w:hAnsi="TH SarabunPSK" w:cs="TH SarabunPSK" w:hint="cs"/>
          <w:color w:val="000000" w:themeColor="text1"/>
          <w:spacing w:val="-2"/>
          <w:sz w:val="30"/>
          <w:szCs w:val="30"/>
          <w:cs/>
        </w:rPr>
        <w:t xml:space="preserve"> </w:t>
      </w:r>
      <w:r w:rsidR="008E121A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การสนับสนุนทางการเงินจาก</w:t>
      </w:r>
      <w:del w:id="852" w:author="Prapaphan Hosutharungsri" w:date="2026-06-30T14:08:00Z" w16du:dateUtc="2026-06-30T07:08:00Z">
        <w:r w:rsidR="008E121A" w:rsidRPr="00B20171" w:rsidDel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delText>บริษัท</w:delText>
        </w:r>
      </w:del>
      <w:ins w:id="853" w:author="Prapaphan Hosutharungsri" w:date="2026-06-30T14:08:00Z" w16du:dateUtc="2026-06-30T07:08:00Z">
        <w:r w:rsidR="00A671D8">
          <w:rPr>
            <w:rFonts w:ascii="TH SarabunPSK" w:hAnsi="TH SarabunPSK" w:cs="TH SarabunPSK"/>
            <w:color w:val="000000" w:themeColor="text1"/>
            <w:spacing w:val="-2"/>
            <w:sz w:val="30"/>
            <w:szCs w:val="30"/>
            <w:cs/>
          </w:rPr>
          <w:t xml:space="preserve">บริษัทฯ </w:t>
        </w:r>
      </w:ins>
      <w:r w:rsidR="008E121A" w:rsidRPr="00B20171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 xml:space="preserve">ฯ </w:t>
      </w:r>
      <w:r w:rsidR="005B5070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โดยมีรายละเอียดการให้กู้ยืม ดังนี้</w:t>
      </w:r>
    </w:p>
    <w:p w14:paraId="197C5D4A" w14:textId="69EDC66A" w:rsidR="00A73DA7" w:rsidRDefault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854" w:author="Kitti Ong-ajchaowlerd" w:date="2026-07-09T15:14:00Z" w16du:dateUtc="2026-07-09T08:14:00Z"/>
          <w:rFonts w:ascii="TH SarabunPSK" w:hAnsi="TH SarabunPSK" w:cs="TH SarabunPSK"/>
          <w:color w:val="000000" w:themeColor="text1"/>
          <w:sz w:val="30"/>
          <w:szCs w:val="30"/>
        </w:rPr>
        <w:pPrChange w:id="855" w:author="Kitti Ong-ajchaowlerd" w:date="2026-07-09T15:11:00Z" w16du:dateUtc="2026-07-09T08:11:00Z">
          <w:pPr>
            <w:ind w:firstLine="1134"/>
            <w:jc w:val="thaiDistribute"/>
          </w:pPr>
        </w:pPrChange>
      </w:pPr>
      <w:ins w:id="856" w:author="Kitti Ong-ajchaowlerd" w:date="2026-07-09T15:14:00Z" w16du:dateUtc="2026-07-09T08:14:00Z">
        <w:r>
          <w:rPr>
            <w:rFonts w:ascii="TH SarabunPSK" w:hAnsi="TH SarabunPSK" w:cs="TH SarabunPSK"/>
            <w:b/>
            <w:spacing w:val="-6"/>
            <w:sz w:val="30"/>
            <w:szCs w:val="30"/>
          </w:rPr>
          <w:tab/>
        </w:r>
      </w:ins>
      <w:ins w:id="857" w:author="Kitti Ong-ajchaowlerd" w:date="2026-07-09T15:15:00Z" w16du:dateUtc="2026-07-09T08:15:00Z">
        <w:r>
          <w:rPr>
            <w:rFonts w:ascii="TH SarabunPSK" w:hAnsi="TH SarabunPSK" w:cs="TH SarabunPSK"/>
            <w:b/>
            <w:spacing w:val="-6"/>
            <w:sz w:val="30"/>
            <w:szCs w:val="30"/>
          </w:rPr>
          <w:tab/>
        </w:r>
      </w:ins>
    </w:p>
    <w:p w14:paraId="45AF3F7F" w14:textId="77777777" w:rsidR="00A73DA7" w:rsidRDefault="00A73DA7" w:rsidP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858" w:author="Kitti Ong-ajchaowlerd" w:date="2026-07-09T15:15:00Z" w16du:dateUtc="2026-07-09T08:15:00Z"/>
          <w:rFonts w:ascii="TH SarabunPSK" w:hAnsi="TH SarabunPSK" w:cs="TH SarabunPSK"/>
          <w:color w:val="000000" w:themeColor="text1"/>
          <w:spacing w:val="-6"/>
          <w:sz w:val="30"/>
          <w:szCs w:val="30"/>
        </w:rPr>
      </w:pPr>
      <w:ins w:id="859" w:author="Kitti Ong-ajchaowlerd" w:date="2026-07-09T15:15:00Z" w16du:dateUtc="2026-07-09T08:15:00Z">
        <w:r>
          <w:rPr>
            <w:rFonts w:ascii="TH SarabunPSK" w:hAnsi="TH SarabunPSK" w:cs="TH SarabunPSK"/>
            <w:b/>
            <w:spacing w:val="-6"/>
            <w:sz w:val="30"/>
            <w:szCs w:val="30"/>
          </w:rPr>
          <w:tab/>
        </w:r>
      </w:ins>
      <w:r w:rsidR="005B5070" w:rsidRPr="00563262">
        <w:rPr>
          <w:rFonts w:ascii="TH SarabunPSK" w:hAnsi="TH SarabunPSK" w:cs="TH SarabunPSK" w:hint="cs"/>
          <w:b/>
          <w:spacing w:val="-6"/>
          <w:sz w:val="30"/>
          <w:szCs w:val="30"/>
          <w:cs/>
        </w:rPr>
        <w:t>1.</w:t>
      </w:r>
      <w:r w:rsidR="005B5070" w:rsidRPr="00563262">
        <w:rPr>
          <w:rFonts w:ascii="TH SarabunPSK" w:hAnsi="TH SarabunPSK" w:cs="TH SarabunPSK"/>
          <w:b/>
          <w:spacing w:val="-6"/>
          <w:sz w:val="30"/>
          <w:szCs w:val="30"/>
          <w:cs/>
        </w:rPr>
        <w:tab/>
      </w:r>
      <w:del w:id="860" w:author="Prapaphan Hosutharungsri" w:date="2026-06-30T14:08:00Z" w16du:dateUtc="2026-06-30T07:08:00Z">
        <w:r w:rsidR="005B5070" w:rsidRPr="00563262" w:rsidDel="00A671D8">
          <w:rPr>
            <w:rFonts w:ascii="TH SarabunPSK" w:hAnsi="TH SarabunPSK" w:cs="TH SarabunPSK" w:hint="cs"/>
            <w:b/>
            <w:spacing w:val="-6"/>
            <w:sz w:val="30"/>
            <w:szCs w:val="30"/>
            <w:cs/>
          </w:rPr>
          <w:delText>บริษัท</w:delText>
        </w:r>
      </w:del>
      <w:ins w:id="861" w:author="Prapaphan Hosutharungsri" w:date="2026-06-30T14:08:00Z" w16du:dateUtc="2026-06-30T07:08:00Z">
        <w:r w:rsidR="00A671D8">
          <w:rPr>
            <w:rFonts w:ascii="TH SarabunPSK" w:hAnsi="TH SarabunPSK" w:cs="TH SarabunPSK" w:hint="cs"/>
            <w:b/>
            <w:spacing w:val="-6"/>
            <w:sz w:val="30"/>
            <w:szCs w:val="30"/>
            <w:cs/>
          </w:rPr>
          <w:t xml:space="preserve">บริษัทฯ </w:t>
        </w:r>
      </w:ins>
      <w:r w:rsidR="005B5070" w:rsidRPr="00563262">
        <w:rPr>
          <w:rFonts w:ascii="TH SarabunPSK" w:hAnsi="TH SarabunPSK" w:cs="TH SarabunPSK" w:hint="cs"/>
          <w:b/>
          <w:spacing w:val="-6"/>
          <w:sz w:val="30"/>
          <w:szCs w:val="30"/>
          <w:cs/>
        </w:rPr>
        <w:t xml:space="preserve">ฯ จะให้ </w:t>
      </w:r>
      <w:r w:rsidR="00485E3B" w:rsidRPr="00563262">
        <w:rPr>
          <w:rFonts w:ascii="TH SarabunPSK" w:hAnsi="TH SarabunPSK" w:cs="TH SarabunPSK"/>
          <w:color w:val="000000" w:themeColor="text1"/>
          <w:spacing w:val="-6"/>
          <w:sz w:val="30"/>
          <w:szCs w:val="30"/>
        </w:rPr>
        <w:t>EMPIRE INFINITY</w:t>
      </w:r>
      <w:r w:rsidR="00031AC6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กู้ยืมเงินเป็นจำนวน</w:t>
      </w:r>
      <w:r w:rsidR="008B7A4B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ไม่เกิน</w:t>
      </w:r>
      <w:r w:rsidR="00031AC6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7A14BF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59</w:t>
      </w:r>
      <w:r w:rsidR="007D39E3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,</w:t>
      </w:r>
      <w:r w:rsidR="007A14BF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2</w:t>
      </w:r>
      <w:r w:rsidR="007D39E3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00,000</w:t>
      </w:r>
      <w:r w:rsidR="007A14BF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บาท</w:t>
      </w:r>
      <w:r w:rsidR="0030591D">
        <w:rPr>
          <w:rFonts w:ascii="TH SarabunPSK" w:hAnsi="TH SarabunPSK" w:cs="TH SarabunPSK"/>
          <w:color w:val="000000" w:themeColor="text1"/>
          <w:spacing w:val="-6"/>
          <w:sz w:val="30"/>
          <w:szCs w:val="30"/>
        </w:rPr>
        <w:t xml:space="preserve"> </w:t>
      </w:r>
      <w:r w:rsidR="0030591D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ในอัตราดอกเบี้ย</w:t>
      </w:r>
    </w:p>
    <w:p w14:paraId="7A45206C" w14:textId="441069B5" w:rsidR="008B7A4B" w:rsidRPr="00563262" w:rsidRDefault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color w:val="000000" w:themeColor="text1"/>
          <w:spacing w:val="-6"/>
          <w:sz w:val="30"/>
          <w:szCs w:val="30"/>
        </w:rPr>
        <w:pPrChange w:id="862" w:author="Kitti Ong-ajchaowlerd" w:date="2026-07-09T15:15:00Z" w16du:dateUtc="2026-07-09T08:15:00Z">
          <w:pPr>
            <w:ind w:firstLine="1134"/>
            <w:jc w:val="thaiDistribute"/>
          </w:pPr>
        </w:pPrChange>
      </w:pPr>
      <w:ins w:id="863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pacing w:val="-6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pacing w:val="-6"/>
            <w:sz w:val="30"/>
            <w:szCs w:val="30"/>
          </w:rPr>
          <w:tab/>
        </w:r>
      </w:ins>
      <w:r w:rsidR="0030591D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ร้อยละ 10</w:t>
      </w:r>
      <w:r w:rsidR="00F249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.5</w:t>
      </w:r>
      <w:r w:rsidR="007C2729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ต่อปี</w:t>
      </w:r>
      <w:r w:rsidR="001B667C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8B7A4B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โดยมีวัตถุประสงค์ดังนี้</w:t>
      </w:r>
    </w:p>
    <w:p w14:paraId="560ABFEC" w14:textId="77777777" w:rsidR="00A73DA7" w:rsidRDefault="00A73DA7" w:rsidP="00A73DA7">
      <w:pPr>
        <w:tabs>
          <w:tab w:val="left" w:pos="1560"/>
          <w:tab w:val="left" w:pos="1985"/>
        </w:tabs>
        <w:spacing w:after="0"/>
        <w:jc w:val="thaiDistribute"/>
        <w:rPr>
          <w:ins w:id="864" w:author="Kitti Ong-ajchaowlerd" w:date="2026-07-09T15:15:00Z" w16du:dateUtc="2026-07-09T08:15:00Z"/>
          <w:rFonts w:ascii="TH SarabunPSK" w:hAnsi="TH SarabunPSK" w:cs="TH SarabunPSK"/>
          <w:color w:val="000000" w:themeColor="text1"/>
          <w:sz w:val="30"/>
          <w:szCs w:val="30"/>
        </w:rPr>
      </w:pPr>
      <w:ins w:id="865" w:author="Kitti Ong-ajchaowlerd" w:date="2026-07-09T15:15:00Z" w16du:dateUtc="2026-07-09T08:15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8B7A4B">
        <w:rPr>
          <w:rFonts w:ascii="TH SarabunPSK" w:hAnsi="TH SarabunPSK" w:cs="TH SarabunPSK" w:hint="cs"/>
          <w:b/>
          <w:sz w:val="30"/>
          <w:szCs w:val="30"/>
          <w:cs/>
        </w:rPr>
        <w:t>(ก)</w:t>
      </w:r>
      <w:r w:rsidR="00D57A61">
        <w:rPr>
          <w:rFonts w:ascii="TH SarabunPSK" w:hAnsi="TH SarabunPSK" w:cs="TH SarabunPSK"/>
          <w:b/>
          <w:sz w:val="30"/>
          <w:szCs w:val="30"/>
          <w:cs/>
        </w:rPr>
        <w:tab/>
      </w:r>
      <w:r w:rsidR="003D1777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</w:t>
      </w:r>
      <w:r w:rsidR="003D1777" w:rsidRPr="00C3561A">
        <w:rPr>
          <w:rFonts w:ascii="TH SarabunPSK" w:hAnsi="TH SarabunPSK" w:cs="TH SarabunPSK"/>
          <w:spacing w:val="-2"/>
          <w:sz w:val="30"/>
          <w:szCs w:val="30"/>
        </w:rPr>
        <w:t>INFINITY</w:t>
      </w:r>
      <w:r w:rsidR="003D177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จะนำเงินดังกล่าวไปใช้ในการชำระราคาซื้อขาย</w:t>
      </w:r>
      <w:r w:rsidR="00485E3B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หุ้นของ 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</w:rPr>
        <w:t>MEDIKA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485E3B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จำนวน</w:t>
      </w:r>
    </w:p>
    <w:p w14:paraId="7C376C17" w14:textId="3234EFC8" w:rsidR="00D57A61" w:rsidRDefault="00A73DA7">
      <w:pPr>
        <w:tabs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866" w:author="Kitti Ong-ajchaowlerd" w:date="2026-07-09T15:11:00Z" w16du:dateUtc="2026-07-09T08:11:00Z">
          <w:pPr>
            <w:tabs>
              <w:tab w:val="left" w:pos="1985"/>
            </w:tabs>
            <w:ind w:firstLine="1418"/>
            <w:jc w:val="thaiDistribute"/>
          </w:pPr>
        </w:pPrChange>
      </w:pPr>
      <w:ins w:id="867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lastRenderedPageBreak/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485E3B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ไม่เกิน 1,000,000 บาท 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และ</w:t>
      </w:r>
    </w:p>
    <w:p w14:paraId="67FB180C" w14:textId="3F176295" w:rsidR="005B5070" w:rsidRDefault="00A73DA7">
      <w:pPr>
        <w:tabs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868" w:author="Kitti Ong-ajchaowlerd" w:date="2026-07-09T15:11:00Z" w16du:dateUtc="2026-07-09T08:11:00Z">
          <w:pPr>
            <w:tabs>
              <w:tab w:val="left" w:pos="1985"/>
            </w:tabs>
            <w:ind w:firstLine="1418"/>
            <w:jc w:val="thaiDistribute"/>
          </w:pPr>
        </w:pPrChange>
      </w:pPr>
      <w:ins w:id="869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D57A6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(ข)</w:t>
      </w:r>
      <w:r w:rsidR="00D57A61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3D1777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EMPIRE </w:t>
      </w:r>
      <w:r w:rsidR="003D1777" w:rsidRPr="00C3561A">
        <w:rPr>
          <w:rFonts w:ascii="TH SarabunPSK" w:hAnsi="TH SarabunPSK" w:cs="TH SarabunPSK"/>
          <w:spacing w:val="-2"/>
          <w:sz w:val="30"/>
          <w:szCs w:val="30"/>
        </w:rPr>
        <w:t>INFINITY</w:t>
      </w:r>
      <w:r w:rsidR="003D177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C3561A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จะนำเงินดังกล่าวไป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ให้</w:t>
      </w:r>
      <w:r w:rsidR="00C3561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C3561A" w:rsidRPr="00B20171">
        <w:rPr>
          <w:rFonts w:ascii="TH SarabunPSK" w:hAnsi="TH SarabunPSK" w:cs="TH SarabunPSK"/>
          <w:color w:val="000000" w:themeColor="text1"/>
          <w:sz w:val="30"/>
          <w:szCs w:val="30"/>
        </w:rPr>
        <w:t>MEDIKA</w:t>
      </w:r>
      <w:r w:rsidR="00C3561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กู้ยืม</w:t>
      </w:r>
      <w:r w:rsidR="00C3561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</w:t>
      </w:r>
      <w:r w:rsidR="003D1777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จำนวน</w:t>
      </w:r>
      <w:r w:rsidR="008B7A4B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ไม่เกิน</w:t>
      </w:r>
      <w:r w:rsidR="00E9273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58</w:t>
      </w:r>
      <w:r w:rsidR="007D39E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,</w:t>
      </w:r>
      <w:r w:rsidR="00E9273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2</w:t>
      </w:r>
      <w:r w:rsidR="007D39E3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00,000</w:t>
      </w:r>
      <w:r w:rsidR="00E92738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 xml:space="preserve"> บาท</w:t>
      </w:r>
      <w:r w:rsidR="00485E3B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 </w:t>
      </w:r>
    </w:p>
    <w:p w14:paraId="2BA351D1" w14:textId="77777777" w:rsidR="00A73DA7" w:rsidRDefault="00A73DA7" w:rsidP="00A73DA7">
      <w:pPr>
        <w:tabs>
          <w:tab w:val="left" w:pos="1134"/>
          <w:tab w:val="left" w:pos="1560"/>
        </w:tabs>
        <w:spacing w:after="0"/>
        <w:jc w:val="thaiDistribute"/>
        <w:rPr>
          <w:ins w:id="870" w:author="Kitti Ong-ajchaowlerd" w:date="2026-07-09T15:15:00Z" w16du:dateUtc="2026-07-09T08:15:00Z"/>
          <w:rFonts w:ascii="TH SarabunPSK" w:hAnsi="TH SarabunPSK" w:cs="TH SarabunPSK"/>
          <w:color w:val="000000" w:themeColor="text1"/>
          <w:spacing w:val="-6"/>
          <w:sz w:val="30"/>
          <w:szCs w:val="30"/>
        </w:rPr>
      </w:pPr>
      <w:ins w:id="871" w:author="Kitti Ong-ajchaowlerd" w:date="2026-07-09T15:15:00Z" w16du:dateUtc="2026-07-09T08:15:00Z">
        <w:r>
          <w:rPr>
            <w:rFonts w:ascii="TH SarabunPSK" w:hAnsi="TH SarabunPSK" w:cs="TH SarabunPSK"/>
            <w:b/>
            <w:spacing w:val="-6"/>
            <w:sz w:val="30"/>
            <w:szCs w:val="30"/>
          </w:rPr>
          <w:tab/>
        </w:r>
      </w:ins>
      <w:r w:rsidR="008B7A4B" w:rsidRPr="00563262">
        <w:rPr>
          <w:rFonts w:ascii="TH SarabunPSK" w:hAnsi="TH SarabunPSK" w:cs="TH SarabunPSK" w:hint="cs"/>
          <w:b/>
          <w:spacing w:val="-6"/>
          <w:sz w:val="30"/>
          <w:szCs w:val="30"/>
          <w:cs/>
        </w:rPr>
        <w:t>2.</w:t>
      </w:r>
      <w:r w:rsidR="008B7A4B" w:rsidRPr="00563262">
        <w:rPr>
          <w:rFonts w:ascii="TH SarabunPSK" w:hAnsi="TH SarabunPSK" w:cs="TH SarabunPSK"/>
          <w:b/>
          <w:spacing w:val="-6"/>
          <w:sz w:val="30"/>
          <w:szCs w:val="30"/>
          <w:cs/>
        </w:rPr>
        <w:tab/>
      </w:r>
      <w:r w:rsidR="008B7A4B" w:rsidRPr="00563262">
        <w:rPr>
          <w:rFonts w:ascii="TH SarabunPSK" w:hAnsi="TH SarabunPSK" w:cs="TH SarabunPSK"/>
          <w:color w:val="000000" w:themeColor="text1"/>
          <w:spacing w:val="-6"/>
          <w:sz w:val="30"/>
          <w:szCs w:val="30"/>
        </w:rPr>
        <w:t>EMPIRE INFINITY</w:t>
      </w:r>
      <w:r w:rsidR="008B7A4B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</w:t>
      </w:r>
      <w:r w:rsidR="00D57A61" w:rsidRPr="00563262">
        <w:rPr>
          <w:rFonts w:ascii="TH SarabunPSK" w:hAnsi="TH SarabunPSK" w:cs="TH SarabunPSK" w:hint="cs"/>
          <w:b/>
          <w:spacing w:val="-6"/>
          <w:sz w:val="30"/>
          <w:szCs w:val="30"/>
          <w:cs/>
        </w:rPr>
        <w:t xml:space="preserve">จะให้ </w:t>
      </w:r>
      <w:r w:rsidR="00D57A61" w:rsidRPr="00563262">
        <w:rPr>
          <w:rFonts w:ascii="TH SarabunPSK" w:hAnsi="TH SarabunPSK" w:cs="TH SarabunPSK"/>
          <w:color w:val="000000" w:themeColor="text1"/>
          <w:spacing w:val="-6"/>
          <w:sz w:val="30"/>
          <w:szCs w:val="30"/>
        </w:rPr>
        <w:t>MEDIKA</w:t>
      </w:r>
      <w:r w:rsidR="00D57A61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กู้ยืมเงินเป็นจำนวนไม่เกิน </w:t>
      </w:r>
      <w:r w:rsidR="00C033B6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5</w:t>
      </w:r>
      <w:r w:rsidR="00C3561A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8</w:t>
      </w:r>
      <w:r w:rsidR="007D39E3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,</w:t>
      </w:r>
      <w:r w:rsidR="00C3561A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2</w:t>
      </w:r>
      <w:r w:rsidR="007D39E3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00,000</w:t>
      </w:r>
      <w:r w:rsidR="00D57A61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บาท</w:t>
      </w:r>
      <w:r w:rsidR="005C561B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ในอัตราดอกเบี้ยร้อย</w:t>
      </w:r>
    </w:p>
    <w:p w14:paraId="13A7B487" w14:textId="3CDDF323" w:rsidR="008B7A4B" w:rsidRPr="00563262" w:rsidRDefault="00A73DA7">
      <w:pPr>
        <w:tabs>
          <w:tab w:val="left" w:pos="1134"/>
          <w:tab w:val="left" w:pos="1560"/>
        </w:tabs>
        <w:spacing w:after="0"/>
        <w:jc w:val="thaiDistribute"/>
        <w:rPr>
          <w:rFonts w:ascii="TH SarabunPSK" w:hAnsi="TH SarabunPSK" w:cs="TH SarabunPSK"/>
          <w:color w:val="000000" w:themeColor="text1"/>
          <w:spacing w:val="-6"/>
          <w:sz w:val="30"/>
          <w:szCs w:val="30"/>
        </w:rPr>
        <w:pPrChange w:id="872" w:author="Kitti Ong-ajchaowlerd" w:date="2026-07-09T15:15:00Z" w16du:dateUtc="2026-07-09T08:15:00Z">
          <w:pPr>
            <w:ind w:firstLine="1134"/>
            <w:jc w:val="thaiDistribute"/>
          </w:pPr>
        </w:pPrChange>
      </w:pPr>
      <w:ins w:id="873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pacing w:val="-6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pacing w:val="-6"/>
            <w:sz w:val="30"/>
            <w:szCs w:val="30"/>
          </w:rPr>
          <w:tab/>
        </w:r>
      </w:ins>
      <w:r w:rsidR="005C561B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ละ 1</w:t>
      </w:r>
      <w:r w:rsidR="00F249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>1</w:t>
      </w:r>
      <w:r w:rsidR="007C2729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ต่อปี</w:t>
      </w:r>
      <w:r w:rsidR="00D57A61" w:rsidRPr="00563262">
        <w:rPr>
          <w:rFonts w:ascii="TH SarabunPSK" w:hAnsi="TH SarabunPSK" w:cs="TH SarabunPSK" w:hint="cs"/>
          <w:color w:val="000000" w:themeColor="text1"/>
          <w:spacing w:val="-6"/>
          <w:sz w:val="30"/>
          <w:szCs w:val="30"/>
          <w:cs/>
        </w:rPr>
        <w:t xml:space="preserve"> โดยมีวัตถุประสงค์</w:t>
      </w:r>
      <w:r w:rsidR="00D57A61" w:rsidRPr="00563262">
        <w:rPr>
          <w:rFonts w:ascii="TH SarabunPSK" w:hAnsi="TH SarabunPSK" w:cs="TH SarabunPSK" w:hint="cs"/>
          <w:spacing w:val="-6"/>
          <w:sz w:val="30"/>
          <w:szCs w:val="30"/>
          <w:cs/>
        </w:rPr>
        <w:t>ดังนี้</w:t>
      </w:r>
    </w:p>
    <w:p w14:paraId="46682FBF" w14:textId="77777777" w:rsidR="00A73DA7" w:rsidRDefault="00A73DA7" w:rsidP="00A73DA7">
      <w:pPr>
        <w:tabs>
          <w:tab w:val="left" w:pos="1560"/>
          <w:tab w:val="left" w:pos="1985"/>
        </w:tabs>
        <w:spacing w:after="0"/>
        <w:jc w:val="thaiDistribute"/>
        <w:rPr>
          <w:ins w:id="874" w:author="Kitti Ong-ajchaowlerd" w:date="2026-07-09T15:15:00Z" w16du:dateUtc="2026-07-09T08:15:00Z"/>
          <w:rFonts w:ascii="TH SarabunPSK" w:hAnsi="TH SarabunPSK" w:cs="TH SarabunPSK"/>
          <w:color w:val="000000" w:themeColor="text1"/>
          <w:sz w:val="30"/>
          <w:szCs w:val="30"/>
        </w:rPr>
      </w:pPr>
      <w:ins w:id="875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3561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(ก)</w:t>
      </w:r>
      <w:r w:rsidR="00C3561A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C3561A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จะนำเงินดังกล่าวไป</w:t>
      </w:r>
      <w:r w:rsidR="00D57A61" w:rsidRPr="00C3561A">
        <w:rPr>
          <w:rFonts w:ascii="TH SarabunPSK" w:hAnsi="TH SarabunPSK" w:cs="TH SarabunPSK"/>
          <w:color w:val="000000" w:themeColor="text1"/>
          <w:sz w:val="30"/>
          <w:szCs w:val="30"/>
          <w:cs/>
        </w:rPr>
        <w:t>ชำระ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คืนหนี้เงินกู้ยืมจากกรรมการ</w:t>
      </w:r>
      <w:r w:rsidR="00C3561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ของ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 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เป็นจำนวน</w:t>
      </w:r>
    </w:p>
    <w:p w14:paraId="379612DA" w14:textId="146952D9" w:rsidR="00C3561A" w:rsidRDefault="00A73DA7">
      <w:pPr>
        <w:tabs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876" w:author="Kitti Ong-ajchaowlerd" w:date="2026-07-09T15:11:00Z" w16du:dateUtc="2026-07-09T08:11:00Z">
          <w:pPr>
            <w:tabs>
              <w:tab w:val="left" w:pos="1985"/>
            </w:tabs>
            <w:ind w:firstLine="1418"/>
            <w:jc w:val="thaiDistribute"/>
          </w:pPr>
        </w:pPrChange>
      </w:pPr>
      <w:ins w:id="877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ประมาณ 15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D57A61" w:rsidRPr="00B20171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50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0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 xml:space="preserve">000 บาท </w:t>
      </w:r>
    </w:p>
    <w:p w14:paraId="56853D81" w14:textId="3987B76B" w:rsidR="00D57A61" w:rsidRDefault="00A73DA7">
      <w:pPr>
        <w:tabs>
          <w:tab w:val="left" w:pos="1560"/>
          <w:tab w:val="left" w:pos="1985"/>
        </w:tabs>
        <w:spacing w:after="0"/>
        <w:ind w:left="1980" w:hanging="1980"/>
        <w:jc w:val="thaiDistribute"/>
        <w:rPr>
          <w:rFonts w:ascii="TH SarabunPSK" w:hAnsi="TH SarabunPSK" w:cs="TH SarabunPSK"/>
          <w:color w:val="000000" w:themeColor="text1"/>
          <w:sz w:val="30"/>
          <w:szCs w:val="30"/>
        </w:rPr>
        <w:pPrChange w:id="878" w:author="Kitti Ong-ajchaowlerd" w:date="2026-07-09T15:16:00Z" w16du:dateUtc="2026-07-09T08:16:00Z">
          <w:pPr>
            <w:tabs>
              <w:tab w:val="left" w:pos="1985"/>
            </w:tabs>
            <w:ind w:firstLine="1418"/>
            <w:jc w:val="thaiDistribute"/>
          </w:pPr>
        </w:pPrChange>
      </w:pPr>
      <w:ins w:id="879" w:author="Kitti Ong-ajchaowlerd" w:date="2026-07-09T15:15:00Z" w16du:dateUtc="2026-07-09T08:15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3561A">
        <w:rPr>
          <w:rFonts w:ascii="TH SarabunPSK" w:hAnsi="TH SarabunPSK" w:cs="TH SarabunPSK" w:hint="cs"/>
          <w:color w:val="000000" w:themeColor="text1"/>
          <w:sz w:val="30"/>
          <w:szCs w:val="30"/>
          <w:cs/>
        </w:rPr>
        <w:t>(ข)</w:t>
      </w:r>
      <w:r w:rsidR="00C3561A">
        <w:rPr>
          <w:rFonts w:ascii="TH SarabunPSK" w:hAnsi="TH SarabunPSK" w:cs="TH SarabunPSK"/>
          <w:color w:val="000000" w:themeColor="text1"/>
          <w:sz w:val="30"/>
          <w:szCs w:val="30"/>
          <w:cs/>
        </w:rPr>
        <w:tab/>
      </w:r>
      <w:r w:rsidR="00C3561A" w:rsidRPr="00B20171">
        <w:rPr>
          <w:rFonts w:ascii="TH SarabunPSK" w:hAnsi="TH SarabunPSK" w:cs="TH SarabunPSK"/>
          <w:color w:val="000000" w:themeColor="text1"/>
          <w:sz w:val="30"/>
          <w:szCs w:val="30"/>
        </w:rPr>
        <w:t xml:space="preserve">MEDIKA </w:t>
      </w:r>
      <w:r w:rsidR="00C3561A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จะนำเงินดังกล่าวไป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ใช้ชำระราคาซื้อขายอาคารพาณิชย์ในจำนวนไม่เกิน 42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700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</w:rPr>
        <w:t>,</w:t>
      </w:r>
      <w:r w:rsidR="00D57A61" w:rsidRPr="00B20171">
        <w:rPr>
          <w:rFonts w:ascii="TH SarabunPSK" w:hAnsi="TH SarabunPSK" w:cs="TH SarabunPSK"/>
          <w:color w:val="000000" w:themeColor="text1"/>
          <w:sz w:val="30"/>
          <w:szCs w:val="30"/>
          <w:cs/>
        </w:rPr>
        <w:t>000 บาท</w:t>
      </w:r>
    </w:p>
    <w:p w14:paraId="4848ABB4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thaiDistribute"/>
        <w:rPr>
          <w:ins w:id="880" w:author="Kitti Ong-ajchaowlerd" w:date="2026-07-09T15:16:00Z" w16du:dateUtc="2026-07-09T08:16:00Z"/>
          <w:rFonts w:ascii="TH SarabunPSK" w:hAnsi="TH SarabunPSK" w:cs="TH SarabunPSK"/>
          <w:color w:val="000000" w:themeColor="text1"/>
          <w:sz w:val="30"/>
          <w:szCs w:val="30"/>
        </w:rPr>
      </w:pPr>
      <w:ins w:id="881" w:author="Kitti Ong-ajchaowlerd" w:date="2026-07-09T15:16:00Z" w16du:dateUtc="2026-07-09T08:16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E5B26" w:rsidRPr="00A73DA7">
        <w:rPr>
          <w:rFonts w:ascii="TH SarabunPSK" w:hAnsi="TH SarabunPSK" w:cs="TH SarabunPSK"/>
          <w:b/>
          <w:bCs/>
          <w:color w:val="000000" w:themeColor="text1"/>
          <w:sz w:val="30"/>
          <w:szCs w:val="30"/>
          <w:cs/>
          <w:rPrChange w:id="882" w:author="Kitti Ong-ajchaowlerd" w:date="2026-07-09T15:16:00Z" w16du:dateUtc="2026-07-09T08:16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นายชวลิต พรหมมาตร</w:t>
      </w:r>
      <w:del w:id="883" w:author="Prapaphan Hosutharungsri" w:date="2026-06-30T14:12:00Z" w16du:dateUtc="2026-06-30T07:12:00Z">
        <w:r w:rsidR="00CE5B26" w:rsidRPr="00581804" w:rsidDel="00581804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884" w:author="Prapaphan Hosutharungsri" w:date="2026-06-30T14:12:00Z" w16du:dateUtc="2026-06-30T07:12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 (กรรมการ)</w:delText>
        </w:r>
      </w:del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rPrChange w:id="885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</w:rPr>
          </w:rPrChange>
        </w:rPr>
        <w:t xml:space="preserve"> 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886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ได้เสนอแนะต่อที่ประชุม โดยขอให้ฝ่ายจัดการดำเนินการจัดทำรายงานการ</w:t>
      </w:r>
    </w:p>
    <w:p w14:paraId="74D3DBBA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thaiDistribute"/>
        <w:rPr>
          <w:ins w:id="887" w:author="Kitti Ong-ajchaowlerd" w:date="2026-07-09T15:16:00Z" w16du:dateUtc="2026-07-09T08:16:00Z"/>
          <w:rFonts w:ascii="TH SarabunPSK" w:hAnsi="TH SarabunPSK" w:cs="TH SarabunPSK"/>
          <w:color w:val="000000" w:themeColor="text1"/>
          <w:sz w:val="30"/>
          <w:szCs w:val="30"/>
        </w:rPr>
      </w:pPr>
      <w:ins w:id="888" w:author="Kitti Ong-ajchaowlerd" w:date="2026-07-09T15:16:00Z" w16du:dateUtc="2026-07-09T08:16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889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คำนวณต้นทุนเงินทุนเฉลี่ยถ่วงน้ำหนัก (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rPrChange w:id="890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</w:rPr>
          </w:rPrChange>
        </w:rPr>
        <w:t xml:space="preserve">Weighted Average Cost of Capital: WACC) 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891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ของ</w:t>
      </w:r>
      <w:del w:id="892" w:author="Prapaphan Hosutharungsri" w:date="2026-06-30T14:08:00Z" w16du:dateUtc="2026-06-30T07:08:00Z">
        <w:r w:rsidR="00CE5B26" w:rsidRPr="00581804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893" w:author="Prapaphan Hosutharungsri" w:date="2026-06-30T14:12:00Z" w16du:dateUtc="2026-06-30T07:12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บริษัท</w:delText>
        </w:r>
      </w:del>
      <w:ins w:id="894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895" w:author="Prapaphan Hosutharungsri" w:date="2026-06-30T14:12:00Z" w16du:dateUtc="2026-06-30T07:12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t xml:space="preserve">บริษัท </w:t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896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 xml:space="preserve"> </w:t>
      </w:r>
    </w:p>
    <w:p w14:paraId="33CE5DE0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jc w:val="thaiDistribute"/>
        <w:rPr>
          <w:ins w:id="897" w:author="Kitti Ong-ajchaowlerd" w:date="2026-07-09T15:16:00Z" w16du:dateUtc="2026-07-09T08:16:00Z"/>
          <w:rFonts w:ascii="TH SarabunPSK" w:hAnsi="TH SarabunPSK" w:cs="TH SarabunPSK"/>
          <w:color w:val="000000" w:themeColor="text1"/>
          <w:sz w:val="30"/>
          <w:szCs w:val="30"/>
        </w:rPr>
      </w:pPr>
      <w:ins w:id="898" w:author="Kitti Ong-ajchaowlerd" w:date="2026-07-09T15:16:00Z" w16du:dateUtc="2026-07-09T08:16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899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ออริจิ้น</w:t>
      </w:r>
      <w:ins w:id="900" w:author="Prapaphan Hosutharungsri" w:date="2026-06-30T14:12:00Z" w16du:dateUtc="2026-06-30T07:12:00Z">
        <w:r w:rsidR="00581804">
          <w:rPr>
            <w:rFonts w:ascii="TH SarabunPSK" w:hAnsi="TH SarabunPSK" w:cs="TH SarabunPSK"/>
            <w:color w:val="000000" w:themeColor="text1"/>
            <w:sz w:val="30"/>
            <w:szCs w:val="30"/>
          </w:rPr>
          <w:t xml:space="preserve"> </w:t>
        </w:r>
      </w:ins>
      <w:del w:id="901" w:author="Prapaphan Hosutharungsri" w:date="2026-06-30T14:12:00Z" w16du:dateUtc="2026-06-30T07:12:00Z">
        <w:r w:rsidR="00CE5B26" w:rsidRPr="00581804" w:rsidDel="00581804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902" w:author="Prapaphan Hosutharungsri" w:date="2026-06-30T14:12:00Z" w16du:dateUtc="2026-06-30T07:12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 xml:space="preserve"> </w:delText>
        </w:r>
      </w:del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03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โกลบอล เอมไพร์ จำกัด (มหาชน) เพื่อใช้เป็นเกณฑ์อ้างอิงมาตรฐาน (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rPrChange w:id="904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</w:rPr>
          </w:rPrChange>
        </w:rPr>
        <w:t xml:space="preserve">Benchmark) 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05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ในการ</w:t>
      </w:r>
    </w:p>
    <w:p w14:paraId="70C8BD9B" w14:textId="4F437312" w:rsidR="00CE5B26" w:rsidRPr="00F774D7" w:rsidRDefault="00A73DA7">
      <w:pPr>
        <w:shd w:val="clear" w:color="auto" w:fill="FFFFCC"/>
        <w:tabs>
          <w:tab w:val="left" w:pos="1134"/>
          <w:tab w:val="left" w:pos="1560"/>
        </w:tabs>
        <w:spacing w:after="0" w:line="240" w:lineRule="auto"/>
        <w:ind w:right="-46"/>
        <w:jc w:val="thaiDistribute"/>
        <w:rPr>
          <w:rFonts w:ascii="TH SarabunPSK" w:hAnsi="TH SarabunPSK" w:cs="TH SarabunPSK"/>
          <w:bCs/>
          <w:color w:val="EE0000"/>
          <w:sz w:val="30"/>
          <w:szCs w:val="30"/>
        </w:rPr>
        <w:pPrChange w:id="906" w:author="Kitti Ong-ajchaowlerd" w:date="2026-07-09T15:16:00Z" w16du:dateUtc="2026-07-09T08:16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907" w:author="Kitti Ong-ajchaowlerd" w:date="2026-07-09T15:16:00Z" w16du:dateUtc="2026-07-09T08:16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08" w:author="Prapaphan Hosutharungsri" w:date="2026-06-30T14:12:00Z" w16du:dateUtc="2026-06-30T07:12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กำหนดอัตราผลตอบแทนและอัตราดอกเบี้ยที่เหมาะสม ในกรณีที่มีการทำธุรกรรมเงินให้กู้ยืมแก่</w:t>
      </w:r>
      <w:del w:id="909" w:author="Prapaphan Hosutharungsri" w:date="2026-06-30T14:08:00Z" w16du:dateUtc="2026-06-30T07:08:00Z">
        <w:r w:rsidR="00CE5B26" w:rsidRPr="00581804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910" w:author="Prapaphan Hosutharungsri" w:date="2026-06-30T14:12:00Z" w16du:dateUtc="2026-06-30T07:12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บริษัท</w:delText>
        </w:r>
      </w:del>
      <w:ins w:id="911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912" w:author="Prapaphan Hosutharungsri" w:date="2026-06-30T14:12:00Z" w16du:dateUtc="2026-06-30T07:12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t>บริษัท</w:t>
        </w:r>
        <w:del w:id="913" w:author="Kitti Ong-ajchaowlerd" w:date="2026-07-09T15:16:00Z" w16du:dateUtc="2026-07-09T08:16:00Z">
          <w:r w:rsidR="00A671D8" w:rsidRPr="00581804" w:rsidDel="00A73DA7">
            <w:rPr>
              <w:rFonts w:ascii="TH SarabunPSK" w:hAnsi="TH SarabunPSK" w:cs="TH SarabunPSK"/>
              <w:color w:val="000000" w:themeColor="text1"/>
              <w:sz w:val="30"/>
              <w:szCs w:val="30"/>
              <w:cs/>
              <w:rPrChange w:id="914" w:author="Prapaphan Hosutharungsri" w:date="2026-06-30T14:12:00Z" w16du:dateUtc="2026-06-30T07:12:00Z">
                <w:rPr>
                  <w:rFonts w:ascii="TH SarabunPSK" w:hAnsi="TH SarabunPSK" w:cs="TH SarabunPSK"/>
                  <w:color w:val="000000" w:themeColor="text1"/>
                  <w:sz w:val="30"/>
                  <w:szCs w:val="30"/>
                  <w:highlight w:val="yellow"/>
                  <w:cs/>
                </w:rPr>
              </w:rPrChange>
            </w:rPr>
            <w:delText xml:space="preserve">ฯ </w:delText>
          </w:r>
        </w:del>
      </w:ins>
    </w:p>
    <w:p w14:paraId="3039389E" w14:textId="7C5AC77D" w:rsidR="001A1CDA" w:rsidRPr="00395B6C" w:rsidRDefault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sz w:val="30"/>
          <w:szCs w:val="30"/>
        </w:rPr>
        <w:pPrChange w:id="915" w:author="Kitti Ong-ajchaowlerd" w:date="2026-07-09T15:16:00Z" w16du:dateUtc="2026-07-09T08:16:00Z">
          <w:pPr>
            <w:spacing w:before="120" w:after="120" w:line="240" w:lineRule="auto"/>
            <w:ind w:firstLine="1134"/>
            <w:jc w:val="thaiDistribute"/>
          </w:pPr>
        </w:pPrChange>
      </w:pPr>
      <w:ins w:id="916" w:author="Kitti Ong-ajchaowlerd" w:date="2026-07-09T15:16:00Z" w16du:dateUtc="2026-07-09T08:16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1A1CDA" w:rsidRPr="00A73DA7">
        <w:rPr>
          <w:rFonts w:ascii="TH SarabunPSK" w:hAnsi="TH SarabunPSK" w:cs="TH SarabunPSK"/>
          <w:b/>
          <w:bCs/>
          <w:sz w:val="30"/>
          <w:szCs w:val="30"/>
          <w:cs/>
          <w:rPrChange w:id="917" w:author="Kitti Ong-ajchaowlerd" w:date="2026-07-09T15:17:00Z" w16du:dateUtc="2026-07-09T08:17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 xml:space="preserve">ประธานฯ </w:t>
      </w:r>
      <w:r w:rsidR="001A1CDA" w:rsidRPr="00395B6C">
        <w:rPr>
          <w:rFonts w:ascii="TH SarabunPSK" w:hAnsi="TH SarabunPSK" w:cs="TH SarabunPSK" w:hint="cs"/>
          <w:sz w:val="30"/>
          <w:szCs w:val="30"/>
          <w:cs/>
        </w:rPr>
        <w:t>สอบถามว่ามีกรรมการท่านใด มีข้อสอบถามหรือข้อเสนอแนะเพิ่มเติมหรือไม่</w:t>
      </w:r>
    </w:p>
    <w:p w14:paraId="7CDC122F" w14:textId="77777777" w:rsidR="00A73DA7" w:rsidRDefault="00A73DA7" w:rsidP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ins w:id="918" w:author="Kitti Ong-ajchaowlerd" w:date="2026-07-09T15:17:00Z" w16du:dateUtc="2026-07-09T08:17:00Z"/>
          <w:rFonts w:ascii="TH SarabunPSK" w:hAnsi="TH SarabunPSK" w:cs="TH SarabunPSK"/>
          <w:sz w:val="30"/>
          <w:szCs w:val="30"/>
        </w:rPr>
      </w:pPr>
      <w:ins w:id="919" w:author="Kitti Ong-ajchaowlerd" w:date="2026-07-09T15:17:00Z" w16du:dateUtc="2026-07-09T08:17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1A1CDA" w:rsidRPr="00395B6C">
        <w:rPr>
          <w:rFonts w:ascii="TH SarabunPSK" w:hAnsi="TH SarabunPSK" w:cs="TH SarabunPSK" w:hint="cs"/>
          <w:sz w:val="30"/>
          <w:szCs w:val="30"/>
          <w:cs/>
        </w:rPr>
        <w:t>ปรากฏว่าไม่มีผู้ใด</w:t>
      </w:r>
      <w:r w:rsidR="001A1CDA">
        <w:rPr>
          <w:rFonts w:ascii="TH SarabunPSK" w:hAnsi="TH SarabunPSK" w:cs="TH SarabunPSK" w:hint="cs"/>
          <w:sz w:val="30"/>
          <w:szCs w:val="30"/>
          <w:cs/>
        </w:rPr>
        <w:t>มี</w:t>
      </w:r>
      <w:r w:rsidR="001A1CDA" w:rsidRPr="00395B6C">
        <w:rPr>
          <w:rFonts w:ascii="TH SarabunPSK" w:hAnsi="TH SarabunPSK" w:cs="TH SarabunPSK" w:hint="cs"/>
          <w:sz w:val="30"/>
          <w:szCs w:val="30"/>
          <w:cs/>
        </w:rPr>
        <w:t>ข้อสอบถามหรือข้อเสนอแนะเพิ่มเติม</w:t>
      </w:r>
      <w:r w:rsidR="001A1CDA">
        <w:rPr>
          <w:rFonts w:ascii="TH SarabunPSK" w:hAnsi="TH SarabunPSK" w:cs="TH SarabunPSK" w:hint="cs"/>
          <w:sz w:val="30"/>
          <w:szCs w:val="30"/>
          <w:cs/>
        </w:rPr>
        <w:t xml:space="preserve"> ประธานฯ จึง</w:t>
      </w:r>
      <w:r w:rsidR="001A1CDA" w:rsidRPr="00395B6C">
        <w:rPr>
          <w:rFonts w:ascii="TH SarabunPSK" w:hAnsi="TH SarabunPSK" w:cs="TH SarabunPSK" w:hint="cs"/>
          <w:sz w:val="30"/>
          <w:szCs w:val="30"/>
          <w:cs/>
        </w:rPr>
        <w:t>เสนอให้ที่ประชุมพิจารณา</w:t>
      </w:r>
    </w:p>
    <w:p w14:paraId="1E3DDD97" w14:textId="7423E2D3" w:rsidR="001A1CDA" w:rsidRDefault="00A73DA7">
      <w:pPr>
        <w:tabs>
          <w:tab w:val="left" w:pos="1134"/>
          <w:tab w:val="left" w:pos="1560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920" w:author="Kitti Ong-ajchaowlerd" w:date="2026-07-09T15:16:00Z" w16du:dateUtc="2026-07-09T08:16:00Z">
          <w:pPr>
            <w:tabs>
              <w:tab w:val="left" w:pos="1418"/>
            </w:tabs>
            <w:spacing w:before="120" w:after="120" w:line="240" w:lineRule="auto"/>
            <w:ind w:firstLine="1134"/>
            <w:jc w:val="thaiDistribute"/>
          </w:pPr>
        </w:pPrChange>
      </w:pPr>
      <w:ins w:id="921" w:author="Kitti Ong-ajchaowlerd" w:date="2026-07-09T15:17:00Z" w16du:dateUtc="2026-07-09T08:17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1A1CDA">
        <w:rPr>
          <w:rFonts w:ascii="TH SarabunPSK" w:hAnsi="TH SarabunPSK" w:cs="TH SarabunPSK" w:hint="cs"/>
          <w:b/>
          <w:sz w:val="30"/>
          <w:szCs w:val="30"/>
          <w:cs/>
        </w:rPr>
        <w:t>อนุมัติ</w:t>
      </w:r>
      <w:r w:rsidR="00067E61" w:rsidRPr="00067E61">
        <w:rPr>
          <w:rFonts w:ascii="TH SarabunPSK" w:hAnsi="TH SarabunPSK" w:cs="TH SarabunPSK"/>
          <w:b/>
          <w:sz w:val="30"/>
          <w:szCs w:val="30"/>
          <w:cs/>
        </w:rPr>
        <w:t>เงินให้กู้ยืมแก่</w:t>
      </w:r>
      <w:del w:id="922" w:author="Prapaphan Hosutharungsri" w:date="2026-06-30T14:08:00Z" w16du:dateUtc="2026-06-30T07:08:00Z">
        <w:r w:rsidR="00067E61" w:rsidRPr="00067E61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23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="00067E61" w:rsidRPr="00067E61">
        <w:rPr>
          <w:rFonts w:ascii="TH SarabunPSK" w:hAnsi="TH SarabunPSK" w:cs="TH SarabunPSK"/>
          <w:b/>
          <w:sz w:val="30"/>
          <w:szCs w:val="30"/>
          <w:cs/>
        </w:rPr>
        <w:t>ย่อย</w:t>
      </w:r>
      <w:r w:rsidR="00067E61">
        <w:rPr>
          <w:rFonts w:ascii="TH SarabunPSK" w:hAnsi="TH SarabunPSK" w:cs="TH SarabunPSK" w:hint="cs"/>
          <w:b/>
          <w:sz w:val="30"/>
          <w:szCs w:val="30"/>
          <w:cs/>
        </w:rPr>
        <w:t>ตามรายละเอียดข้างต้น</w:t>
      </w:r>
    </w:p>
    <w:p w14:paraId="46791CFB" w14:textId="77777777" w:rsidR="00A73DA7" w:rsidRDefault="001A1CDA" w:rsidP="00A73DA7">
      <w:pPr>
        <w:shd w:val="clear" w:color="auto" w:fill="FFFFCC"/>
        <w:tabs>
          <w:tab w:val="left" w:pos="1134"/>
          <w:tab w:val="left" w:pos="1560"/>
        </w:tabs>
        <w:spacing w:after="0"/>
        <w:jc w:val="thaiDistribute"/>
        <w:rPr>
          <w:ins w:id="924" w:author="Kitti Ong-ajchaowlerd" w:date="2026-07-09T15:17:00Z" w16du:dateUtc="2026-07-09T08:17:00Z"/>
          <w:rFonts w:ascii="TH SarabunPSK" w:hAnsi="TH SarabunPSK" w:cs="TH SarabunPSK"/>
          <w:b/>
          <w:sz w:val="30"/>
          <w:szCs w:val="30"/>
        </w:rPr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มติที่ประชุม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ab/>
        <w:t>ที่ประชุม</w:t>
      </w:r>
      <w:r>
        <w:rPr>
          <w:rFonts w:ascii="TH SarabunPSK" w:hAnsi="TH SarabunPSK" w:cs="TH SarabunPSK" w:hint="cs"/>
          <w:b/>
          <w:sz w:val="30"/>
          <w:szCs w:val="30"/>
          <w:cs/>
        </w:rPr>
        <w:t>พิจารณาแล้ว มีมติเป็นเอกฉันท์</w:t>
      </w:r>
      <w:r w:rsidR="00067E61" w:rsidRPr="00067E61">
        <w:rPr>
          <w:rFonts w:ascii="TH SarabunPSK" w:hAnsi="TH SarabunPSK" w:cs="TH SarabunPSK"/>
          <w:b/>
          <w:sz w:val="30"/>
          <w:szCs w:val="30"/>
          <w:cs/>
        </w:rPr>
        <w:t>อนุมัติเงินให้กู้ยืมแก่</w:t>
      </w:r>
      <w:del w:id="925" w:author="Prapaphan Hosutharungsri" w:date="2026-06-30T14:08:00Z" w16du:dateUtc="2026-06-30T07:08:00Z">
        <w:r w:rsidR="00067E61" w:rsidRPr="00067E61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26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>บริษัท</w:t>
        </w:r>
      </w:ins>
      <w:r w:rsidR="00067E61" w:rsidRPr="00067E61">
        <w:rPr>
          <w:rFonts w:ascii="TH SarabunPSK" w:hAnsi="TH SarabunPSK" w:cs="TH SarabunPSK"/>
          <w:b/>
          <w:sz w:val="30"/>
          <w:szCs w:val="30"/>
          <w:cs/>
        </w:rPr>
        <w:t>ย่อย</w:t>
      </w:r>
      <w:r w:rsidR="00067E61">
        <w:rPr>
          <w:rFonts w:ascii="TH SarabunPSK" w:hAnsi="TH SarabunPSK" w:cs="TH SarabunPSK" w:hint="cs"/>
          <w:b/>
          <w:sz w:val="30"/>
          <w:szCs w:val="30"/>
          <w:cs/>
        </w:rPr>
        <w:t>ตามรายละเอียดข้างต้นทุก</w:t>
      </w:r>
    </w:p>
    <w:p w14:paraId="5A2BC381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/>
        <w:jc w:val="thaiDistribute"/>
        <w:rPr>
          <w:ins w:id="927" w:author="Kitti Ong-ajchaowlerd" w:date="2026-07-09T15:17:00Z" w16du:dateUtc="2026-07-09T08:17:00Z"/>
          <w:rFonts w:ascii="TH SarabunPSK" w:hAnsi="TH SarabunPSK" w:cs="TH SarabunPSK"/>
          <w:color w:val="000000" w:themeColor="text1"/>
          <w:sz w:val="30"/>
          <w:szCs w:val="30"/>
        </w:rPr>
      </w:pPr>
      <w:ins w:id="928" w:author="Kitti Ong-ajchaowlerd" w:date="2026-07-09T15:17:00Z" w16du:dateUtc="2026-07-09T08:17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067E61">
        <w:rPr>
          <w:rFonts w:ascii="TH SarabunPSK" w:hAnsi="TH SarabunPSK" w:cs="TH SarabunPSK" w:hint="cs"/>
          <w:b/>
          <w:sz w:val="30"/>
          <w:szCs w:val="30"/>
          <w:cs/>
        </w:rPr>
        <w:t>ประการ</w:t>
      </w:r>
      <w:r w:rsidR="00CE5B26">
        <w:rPr>
          <w:rFonts w:ascii="TH SarabunPSK" w:hAnsi="TH SarabunPSK" w:cs="TH SarabunPSK" w:hint="cs"/>
          <w:b/>
          <w:sz w:val="30"/>
          <w:szCs w:val="30"/>
          <w:cs/>
        </w:rPr>
        <w:t xml:space="preserve"> และให้ฝ่ายจัดการ จัดทำ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29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รายงานการคำนวณต้นทุนเงินทุนเฉลี่ยถ่วงน้ำหนัก (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rPrChange w:id="930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</w:rPr>
          </w:rPrChange>
        </w:rPr>
        <w:t xml:space="preserve">Weighted </w:t>
      </w:r>
    </w:p>
    <w:p w14:paraId="04F49345" w14:textId="77777777" w:rsidR="00A73DA7" w:rsidRDefault="00A73DA7" w:rsidP="00A73DA7">
      <w:pPr>
        <w:shd w:val="clear" w:color="auto" w:fill="FFFFCC"/>
        <w:tabs>
          <w:tab w:val="left" w:pos="1134"/>
          <w:tab w:val="left" w:pos="1560"/>
        </w:tabs>
        <w:spacing w:after="0"/>
        <w:jc w:val="thaiDistribute"/>
        <w:rPr>
          <w:ins w:id="931" w:author="Kitti Ong-ajchaowlerd" w:date="2026-07-09T15:17:00Z" w16du:dateUtc="2026-07-09T08:17:00Z"/>
          <w:rFonts w:ascii="TH SarabunPSK" w:hAnsi="TH SarabunPSK" w:cs="TH SarabunPSK"/>
          <w:color w:val="000000" w:themeColor="text1"/>
          <w:sz w:val="30"/>
          <w:szCs w:val="30"/>
        </w:rPr>
      </w:pPr>
      <w:ins w:id="932" w:author="Kitti Ong-ajchaowlerd" w:date="2026-07-09T15:17:00Z" w16du:dateUtc="2026-07-09T08:17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rPrChange w:id="933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</w:rPr>
          </w:rPrChange>
        </w:rPr>
        <w:t xml:space="preserve">Average Cost of Capital: WACC) </w:t>
      </w:r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34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ของ</w:t>
      </w:r>
      <w:del w:id="935" w:author="Prapaphan Hosutharungsri" w:date="2026-06-30T14:08:00Z" w16du:dateUtc="2026-06-30T07:08:00Z">
        <w:r w:rsidR="00CE5B26" w:rsidRPr="00581804" w:rsidDel="00A671D8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936" w:author="Prapaphan Hosutharungsri" w:date="2026-06-30T14:13:00Z" w16du:dateUtc="2026-06-30T07:13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delText>บริษัท</w:delText>
        </w:r>
      </w:del>
      <w:proofErr w:type="gramStart"/>
      <w:ins w:id="937" w:author="Prapaphan Hosutharungsri" w:date="2026-06-30T14:08:00Z" w16du:dateUtc="2026-06-30T07:08:00Z">
        <w:r w:rsidR="00A671D8" w:rsidRPr="00581804">
          <w:rPr>
            <w:rFonts w:ascii="TH SarabunPSK" w:hAnsi="TH SarabunPSK" w:cs="TH SarabunPSK"/>
            <w:color w:val="000000" w:themeColor="text1"/>
            <w:sz w:val="30"/>
            <w:szCs w:val="30"/>
            <w:cs/>
            <w:rPrChange w:id="938" w:author="Prapaphan Hosutharungsri" w:date="2026-06-30T14:13:00Z" w16du:dateUtc="2026-06-30T07:13:00Z">
              <w:rPr>
                <w:rFonts w:ascii="TH SarabunPSK" w:hAnsi="TH SarabunPSK" w:cs="TH SarabunPSK"/>
                <w:color w:val="000000" w:themeColor="text1"/>
                <w:sz w:val="30"/>
                <w:szCs w:val="30"/>
                <w:highlight w:val="yellow"/>
                <w:cs/>
              </w:rPr>
            </w:rPrChange>
          </w:rPr>
          <w:t xml:space="preserve">บริษัทฯ </w:t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39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 xml:space="preserve"> ออริจิ้น</w:t>
      </w:r>
      <w:proofErr w:type="gramEnd"/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40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 xml:space="preserve"> โกลบอล เอมไพร์ จำกัด (มหาชน) และ</w:t>
      </w:r>
    </w:p>
    <w:p w14:paraId="466ABBAD" w14:textId="6527FBB3" w:rsidR="001A1CDA" w:rsidRPr="00AA4150" w:rsidRDefault="00A73DA7">
      <w:pPr>
        <w:shd w:val="clear" w:color="auto" w:fill="FFFFCC"/>
        <w:tabs>
          <w:tab w:val="left" w:pos="1134"/>
          <w:tab w:val="left" w:pos="1560"/>
        </w:tabs>
        <w:spacing w:after="0"/>
        <w:jc w:val="thaiDistribute"/>
        <w:rPr>
          <w:rFonts w:ascii="TH SarabunPSK" w:hAnsi="TH SarabunPSK" w:cs="TH SarabunPSK"/>
          <w:bCs/>
          <w:sz w:val="30"/>
          <w:szCs w:val="30"/>
        </w:rPr>
        <w:pPrChange w:id="941" w:author="Kitti Ong-ajchaowlerd" w:date="2026-07-09T15:16:00Z" w16du:dateUtc="2026-07-09T08:16:00Z">
          <w:pPr>
            <w:tabs>
              <w:tab w:val="left" w:pos="1134"/>
            </w:tabs>
            <w:jc w:val="thaiDistribute"/>
          </w:pPr>
        </w:pPrChange>
      </w:pPr>
      <w:ins w:id="942" w:author="Kitti Ong-ajchaowlerd" w:date="2026-07-09T15:17:00Z" w16du:dateUtc="2026-07-09T08:17:00Z">
        <w:r>
          <w:rPr>
            <w:rFonts w:ascii="TH SarabunPSK" w:hAnsi="TH SarabunPSK" w:cs="TH SarabunPSK"/>
            <w:color w:val="000000" w:themeColor="text1"/>
            <w:sz w:val="30"/>
            <w:szCs w:val="30"/>
          </w:rPr>
          <w:tab/>
        </w:r>
      </w:ins>
      <w:r w:rsidR="00CE5B26" w:rsidRPr="00581804">
        <w:rPr>
          <w:rFonts w:ascii="TH SarabunPSK" w:hAnsi="TH SarabunPSK" w:cs="TH SarabunPSK"/>
          <w:color w:val="000000" w:themeColor="text1"/>
          <w:sz w:val="30"/>
          <w:szCs w:val="30"/>
          <w:cs/>
          <w:rPrChange w:id="943" w:author="Prapaphan Hosutharungsri" w:date="2026-06-30T14:13:00Z" w16du:dateUtc="2026-06-30T07:13:00Z">
            <w:rPr>
              <w:rFonts w:ascii="TH SarabunPSK" w:hAnsi="TH SarabunPSK" w:cs="TH SarabunPSK"/>
              <w:color w:val="000000" w:themeColor="text1"/>
              <w:sz w:val="30"/>
              <w:szCs w:val="30"/>
              <w:highlight w:val="yellow"/>
              <w:cs/>
            </w:rPr>
          </w:rPrChange>
        </w:rPr>
        <w:t>นำเสนอในที่ประชุมครั้งถัดไป</w:t>
      </w:r>
    </w:p>
    <w:p w14:paraId="2D4A655A" w14:textId="77777777" w:rsidR="00F932A9" w:rsidRDefault="00F932A9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44" w:author="Kitti Ong-ajchaowlerd" w:date="2026-07-09T16:27:00Z" w16du:dateUtc="2026-07-09T09:27:00Z"/>
          <w:rFonts w:ascii="TH SarabunPSK" w:hAnsi="TH SarabunPSK" w:cs="TH SarabunPSK"/>
          <w:bCs/>
          <w:sz w:val="30"/>
          <w:szCs w:val="30"/>
        </w:rPr>
      </w:pPr>
    </w:p>
    <w:p w14:paraId="465A58C9" w14:textId="43FBC892" w:rsidR="00280E5C" w:rsidRDefault="00280E5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Cs/>
          <w:sz w:val="30"/>
          <w:szCs w:val="30"/>
        </w:rPr>
        <w:pPrChange w:id="945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วาระที่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Pr="00F23A29">
        <w:rPr>
          <w:rFonts w:ascii="TH SarabunPSK" w:hAnsi="TH SarabunPSK" w:cs="TH SarabunPSK"/>
          <w:b/>
          <w:sz w:val="30"/>
          <w:szCs w:val="30"/>
        </w:rPr>
        <w:t>4</w:t>
      </w:r>
      <w:r w:rsidR="00E95296">
        <w:rPr>
          <w:rFonts w:ascii="TH SarabunPSK" w:hAnsi="TH SarabunPSK" w:cs="TH SarabunPSK" w:hint="cs"/>
          <w:bCs/>
          <w:sz w:val="30"/>
          <w:szCs w:val="30"/>
          <w:cs/>
        </w:rPr>
        <w:t xml:space="preserve">    </w:t>
      </w:r>
      <w:ins w:id="946" w:author="Kitti Ong-ajchaowlerd" w:date="2026-07-09T15:18:00Z" w16du:dateUtc="2026-07-09T08:18:00Z">
        <w:r w:rsidR="00ED681C">
          <w:rPr>
            <w:rFonts w:ascii="TH SarabunPSK" w:hAnsi="TH SarabunPSK" w:cs="TH SarabunPSK"/>
            <w:bCs/>
            <w:sz w:val="30"/>
            <w:szCs w:val="30"/>
          </w:rPr>
          <w:tab/>
        </w:r>
      </w:ins>
      <w:r w:rsidR="004F5EE3" w:rsidRPr="00F63D12">
        <w:rPr>
          <w:rFonts w:ascii="TH SarabunPSK" w:hAnsi="TH SarabunPSK" w:cs="TH SarabunPSK"/>
          <w:bCs/>
          <w:sz w:val="30"/>
          <w:szCs w:val="30"/>
          <w:cs/>
        </w:rPr>
        <w:t>พิจารณาอนุมัติการอนุมัติการเปลี่ยนผู้ถือหุ้นรายย่อย</w:t>
      </w:r>
    </w:p>
    <w:p w14:paraId="106DC9A5" w14:textId="2B14D501" w:rsidR="004C24C2" w:rsidRDefault="00F63D12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Cs/>
          <w:sz w:val="30"/>
          <w:szCs w:val="30"/>
        </w:rPr>
        <w:pPrChange w:id="947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r w:rsidRPr="00F63D12">
        <w:rPr>
          <w:rFonts w:ascii="TH SarabunPSK" w:hAnsi="TH SarabunPSK" w:cs="TH SarabunPSK"/>
          <w:bCs/>
          <w:sz w:val="30"/>
          <w:szCs w:val="30"/>
          <w:cs/>
        </w:rPr>
        <w:t xml:space="preserve">วาระที่ </w:t>
      </w:r>
      <w:r w:rsidRPr="00F23A29">
        <w:rPr>
          <w:rFonts w:ascii="TH SarabunPSK" w:hAnsi="TH SarabunPSK" w:cs="TH SarabunPSK"/>
          <w:b/>
          <w:sz w:val="30"/>
          <w:szCs w:val="30"/>
        </w:rPr>
        <w:t>4.1</w:t>
      </w:r>
      <w:r w:rsidRPr="00F63D12">
        <w:rPr>
          <w:rFonts w:ascii="TH SarabunPSK" w:hAnsi="TH SarabunPSK" w:cs="TH SarabunPSK"/>
          <w:bCs/>
          <w:sz w:val="30"/>
          <w:szCs w:val="30"/>
        </w:rPr>
        <w:t xml:space="preserve">  </w:t>
      </w:r>
      <w:ins w:id="948" w:author="Kitti Ong-ajchaowlerd" w:date="2026-07-09T15:18:00Z" w16du:dateUtc="2026-07-09T08:18:00Z">
        <w:r w:rsidR="00ED681C">
          <w:rPr>
            <w:rFonts w:ascii="TH SarabunPSK" w:hAnsi="TH SarabunPSK" w:cs="TH SarabunPSK"/>
            <w:bCs/>
            <w:sz w:val="30"/>
            <w:szCs w:val="30"/>
          </w:rPr>
          <w:tab/>
        </w:r>
      </w:ins>
      <w:r w:rsidRPr="00F63D12">
        <w:rPr>
          <w:rFonts w:ascii="TH SarabunPSK" w:hAnsi="TH SarabunPSK" w:cs="TH SarabunPSK"/>
          <w:bCs/>
          <w:sz w:val="30"/>
          <w:szCs w:val="30"/>
          <w:cs/>
        </w:rPr>
        <w:t xml:space="preserve">พิจารณาอนุมัติการอนุมัติการเปลี่ยนผู้ถือหุ้นรายย่อยใน </w:t>
      </w:r>
      <w:del w:id="949" w:author="Prapaphan Hosutharungsri" w:date="2026-06-30T14:08:00Z" w16du:dateUtc="2026-06-30T07:08:00Z">
        <w:r w:rsidRPr="00F63D12" w:rsidDel="00A671D8">
          <w:rPr>
            <w:rFonts w:ascii="TH SarabunPSK" w:hAnsi="TH SarabunPSK" w:cs="TH SarabunPSK"/>
            <w:bCs/>
            <w:sz w:val="30"/>
            <w:szCs w:val="30"/>
            <w:cs/>
          </w:rPr>
          <w:delText>บริษัท</w:delText>
        </w:r>
      </w:del>
      <w:ins w:id="950" w:author="Prapaphan Hosutharungsri" w:date="2026-06-30T14:08:00Z" w16du:dateUtc="2026-06-30T07:08:00Z">
        <w:r w:rsidR="00A671D8">
          <w:rPr>
            <w:rFonts w:ascii="TH SarabunPSK" w:hAnsi="TH SarabunPSK" w:cs="TH SarabunPSK"/>
            <w:bCs/>
            <w:sz w:val="30"/>
            <w:szCs w:val="30"/>
            <w:cs/>
          </w:rPr>
          <w:t xml:space="preserve">บริษัทฯ </w:t>
        </w:r>
      </w:ins>
      <w:r w:rsidRPr="00F63D12">
        <w:rPr>
          <w:rFonts w:ascii="TH SarabunPSK" w:hAnsi="TH SarabunPSK" w:cs="TH SarabunPSK"/>
          <w:bCs/>
          <w:sz w:val="30"/>
          <w:szCs w:val="30"/>
          <w:cs/>
        </w:rPr>
        <w:t xml:space="preserve"> เอมไพร์ อินฟินิตี้ จำกัด</w:t>
      </w:r>
    </w:p>
    <w:p w14:paraId="2E338B23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51" w:author="Kitti Ong-ajchaowlerd" w:date="2026-07-09T15:19:00Z" w16du:dateUtc="2026-07-09T08:19:00Z"/>
          <w:rFonts w:ascii="TH SarabunPSK" w:hAnsi="TH SarabunPSK" w:cs="TH SarabunPSK"/>
          <w:b/>
          <w:sz w:val="30"/>
          <w:szCs w:val="30"/>
        </w:rPr>
      </w:pPr>
      <w:ins w:id="952" w:author="Kitti Ong-ajchaowlerd" w:date="2026-07-09T15:18:00Z" w16du:dateUtc="2026-07-09T08:18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del w:id="953" w:author="Kitti Ong-ajchaowlerd" w:date="2026-07-09T15:18:00Z" w16du:dateUtc="2026-07-09T08:18:00Z">
        <w:r w:rsidR="00F63D12" w:rsidDel="00ED681C">
          <w:rPr>
            <w:rFonts w:ascii="TH SarabunPSK" w:hAnsi="TH SarabunPSK" w:cs="TH SarabunPSK"/>
            <w:b/>
            <w:sz w:val="30"/>
            <w:szCs w:val="30"/>
          </w:rPr>
          <w:tab/>
        </w:r>
      </w:del>
      <w:r w:rsidR="004E418C" w:rsidRPr="00ED681C">
        <w:rPr>
          <w:rFonts w:ascii="TH SarabunPSK" w:hAnsi="TH SarabunPSK" w:cs="TH SarabunPSK"/>
          <w:bCs/>
          <w:sz w:val="30"/>
          <w:szCs w:val="30"/>
          <w:cs/>
          <w:rPrChange w:id="954" w:author="Kitti Ong-ajchaowlerd" w:date="2026-07-09T15:19:00Z" w16du:dateUtc="2026-07-09T08:19:00Z">
            <w:rPr>
              <w:rFonts w:ascii="TH SarabunPSK" w:hAnsi="TH SarabunPSK" w:cs="TH SarabunPSK"/>
              <w:b/>
              <w:sz w:val="30"/>
              <w:szCs w:val="30"/>
              <w:cs/>
            </w:rPr>
          </w:rPrChange>
        </w:rPr>
        <w:t>เลขานุการ</w:t>
      </w:r>
      <w:del w:id="955" w:author="Prapaphan Hosutharungsri" w:date="2026-06-30T14:08:00Z" w16du:dateUtc="2026-06-30T07:08:00Z">
        <w:r w:rsidR="004E418C" w:rsidRPr="00ED681C" w:rsidDel="00A671D8">
          <w:rPr>
            <w:rFonts w:ascii="TH SarabunPSK" w:hAnsi="TH SarabunPSK" w:cs="TH SarabunPSK"/>
            <w:bCs/>
            <w:sz w:val="30"/>
            <w:szCs w:val="30"/>
            <w:cs/>
            <w:rPrChange w:id="956" w:author="Kitti Ong-ajchaowlerd" w:date="2026-07-09T15:19:00Z" w16du:dateUtc="2026-07-09T08:19:00Z">
              <w:rPr>
                <w:rFonts w:ascii="TH SarabunPSK" w:hAnsi="TH SarabunPSK" w:cs="TH SarabunPSK"/>
                <w:b/>
                <w:sz w:val="30"/>
                <w:szCs w:val="30"/>
                <w:cs/>
              </w:rPr>
            </w:rPrChange>
          </w:rPr>
          <w:delText>บริษัท</w:delText>
        </w:r>
      </w:del>
      <w:ins w:id="957" w:author="Prapaphan Hosutharungsri" w:date="2026-06-30T14:08:00Z" w16du:dateUtc="2026-06-30T07:08:00Z">
        <w:r w:rsidR="00A671D8" w:rsidRPr="00ED681C">
          <w:rPr>
            <w:rFonts w:ascii="TH SarabunPSK" w:hAnsi="TH SarabunPSK" w:cs="TH SarabunPSK"/>
            <w:bCs/>
            <w:sz w:val="30"/>
            <w:szCs w:val="30"/>
            <w:cs/>
            <w:rPrChange w:id="958" w:author="Kitti Ong-ajchaowlerd" w:date="2026-07-09T15:19:00Z" w16du:dateUtc="2026-07-09T08:19:00Z">
              <w:rPr>
                <w:rFonts w:ascii="TH SarabunPSK" w:hAnsi="TH SarabunPSK" w:cs="TH SarabunPSK"/>
                <w:b/>
                <w:sz w:val="30"/>
                <w:szCs w:val="30"/>
                <w:cs/>
              </w:rPr>
            </w:rPrChange>
          </w:rPr>
          <w:t>บริษัทฯ</w:t>
        </w:r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 </w:t>
        </w:r>
      </w:ins>
      <w:r w:rsidR="004E418C">
        <w:rPr>
          <w:rFonts w:ascii="TH SarabunPSK" w:hAnsi="TH SarabunPSK" w:cs="TH SarabunPSK" w:hint="cs"/>
          <w:b/>
          <w:sz w:val="30"/>
          <w:szCs w:val="30"/>
          <w:cs/>
        </w:rPr>
        <w:t xml:space="preserve"> แจ้งต่อที่ประชุมว่า </w:t>
      </w:r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>เนื่องด้วยปัจจุบัน</w:t>
      </w:r>
      <w:del w:id="959" w:author="Prapaphan Hosutharungsri" w:date="2026-06-30T14:08:00Z" w16du:dateUtc="2026-06-30T07:08:00Z">
        <w:r w:rsidR="00F63D12" w:rsidRPr="00F23A29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60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 xml:space="preserve"> เอมไพร์ อินฟินิตี้ จำกัด ซึ่งเป็น</w:t>
      </w:r>
    </w:p>
    <w:p w14:paraId="5419D130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61" w:author="Kitti Ong-ajchaowlerd" w:date="2026-07-09T15:19:00Z" w16du:dateUtc="2026-07-09T08:19:00Z"/>
          <w:rFonts w:ascii="TH SarabunPSK" w:hAnsi="TH SarabunPSK" w:cs="TH SarabunPSK"/>
          <w:b/>
          <w:sz w:val="30"/>
          <w:szCs w:val="30"/>
        </w:rPr>
      </w:pPr>
      <w:ins w:id="962" w:author="Kitti Ong-ajchaowlerd" w:date="2026-07-09T15:19:00Z" w16du:dateUtc="2026-07-09T08:19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del w:id="963" w:author="Prapaphan Hosutharungsri" w:date="2026-06-30T14:08:00Z" w16du:dateUtc="2026-06-30T07:08:00Z">
        <w:r w:rsidR="00F63D12" w:rsidRPr="00F23A29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64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>ย่อย ได้มีการเปลี่ยนแปลงกรรมการเรียบร้อยแล้ว  แต่ยังไมได้ดำเนินการเปลี่ยนรายชื่อผู้ถือ</w:t>
      </w:r>
    </w:p>
    <w:p w14:paraId="41D5B41D" w14:textId="73845197" w:rsidR="00F63D12" w:rsidRPr="00F23A29" w:rsidRDefault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965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ins w:id="966" w:author="Kitti Ong-ajchaowlerd" w:date="2026-07-09T15:19:00Z" w16du:dateUtc="2026-07-09T08:19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>หุ้นรายย่อย ซึ่งเป็นผู้ถือหุ้นแทน</w:t>
      </w:r>
      <w:del w:id="967" w:author="Prapaphan Hosutharungsri" w:date="2026-06-30T14:08:00Z" w16du:dateUtc="2026-06-30T07:08:00Z">
        <w:r w:rsidR="00F63D12" w:rsidRPr="00F23A29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68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 xml:space="preserve"> ออริจิ้น โกลบอล เอมไพร์ จำกัด (มหาชน)</w:t>
      </w:r>
    </w:p>
    <w:p w14:paraId="452BF83F" w14:textId="77777777" w:rsidR="00ED681C" w:rsidRDefault="00F63D12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69" w:author="Kitti Ong-ajchaowlerd" w:date="2026-07-09T15:19:00Z" w16du:dateUtc="2026-07-09T08:19:00Z"/>
          <w:rFonts w:ascii="TH SarabunPSK" w:hAnsi="TH SarabunPSK" w:cs="TH SarabunPSK"/>
          <w:b/>
          <w:sz w:val="30"/>
          <w:szCs w:val="30"/>
        </w:rPr>
      </w:pPr>
      <w:r>
        <w:rPr>
          <w:rFonts w:ascii="TH SarabunPSK" w:hAnsi="TH SarabunPSK" w:cs="TH SarabunPSK"/>
          <w:b/>
          <w:sz w:val="30"/>
          <w:szCs w:val="30"/>
        </w:rPr>
        <w:tab/>
      </w:r>
      <w:r w:rsidRPr="00F23A29">
        <w:rPr>
          <w:rFonts w:ascii="TH SarabunPSK" w:hAnsi="TH SarabunPSK" w:cs="TH SarabunPSK"/>
          <w:b/>
          <w:sz w:val="30"/>
          <w:szCs w:val="30"/>
          <w:cs/>
        </w:rPr>
        <w:t xml:space="preserve">ดังนั้นเพื่อให้สอดคล้องกับกรรมการปัจจุบัน จึงขออนุมัติดำเนินการเปลี่ยนชื่อผื้อหุ้นรายย่อยใน </w:t>
      </w:r>
      <w:del w:id="970" w:author="Prapaphan Hosutharungsri" w:date="2026-06-30T14:08:00Z" w16du:dateUtc="2026-06-30T07:08:00Z">
        <w:r w:rsidRPr="00F23A29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71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>บริษัท</w:t>
        </w:r>
      </w:ins>
    </w:p>
    <w:p w14:paraId="3B174748" w14:textId="44C003C4" w:rsidR="00F63D12" w:rsidRDefault="00A671D8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ind w:firstLine="1134"/>
        <w:jc w:val="thaiDistribute"/>
        <w:rPr>
          <w:ins w:id="972" w:author="Kitti Ong-ajchaowlerd" w:date="2026-07-09T15:21:00Z" w16du:dateUtc="2026-07-09T08:21:00Z"/>
          <w:rFonts w:ascii="TH SarabunPSK" w:hAnsi="TH SarabunPSK" w:cs="TH SarabunPSK"/>
          <w:b/>
          <w:sz w:val="30"/>
          <w:szCs w:val="30"/>
        </w:rPr>
      </w:pPr>
      <w:ins w:id="973" w:author="Prapaphan Hosutharungsri" w:date="2026-06-30T14:08:00Z" w16du:dateUtc="2026-06-30T07:08:00Z">
        <w:del w:id="974" w:author="Kitti Ong-ajchaowlerd" w:date="2026-07-09T15:19:00Z" w16du:dateUtc="2026-07-09T08:19:00Z">
          <w:r w:rsidDel="00ED681C">
            <w:rPr>
              <w:rFonts w:ascii="TH SarabunPSK" w:hAnsi="TH SarabunPSK" w:cs="TH SarabunPSK"/>
              <w:b/>
              <w:sz w:val="30"/>
              <w:szCs w:val="30"/>
              <w:cs/>
            </w:rPr>
            <w:delText xml:space="preserve">ฯ </w:delText>
          </w:r>
        </w:del>
      </w:ins>
      <w:del w:id="975" w:author="Kitti Ong-ajchaowlerd" w:date="2026-07-09T15:19:00Z" w16du:dateUtc="2026-07-09T08:19:00Z">
        <w:r w:rsidR="00F63D12" w:rsidRPr="00F23A29" w:rsidDel="00ED681C">
          <w:rPr>
            <w:rFonts w:ascii="TH SarabunPSK" w:hAnsi="TH SarabunPSK" w:cs="TH SarabunPSK"/>
            <w:b/>
            <w:sz w:val="30"/>
            <w:szCs w:val="30"/>
            <w:cs/>
          </w:rPr>
          <w:delText xml:space="preserve"> </w:delText>
        </w:r>
      </w:del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>เอมไพร์ อินฟินิตี้ จำกัด</w:t>
      </w:r>
      <w:r w:rsidR="00094B79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F63D12" w:rsidRPr="00F23A29">
        <w:rPr>
          <w:rFonts w:ascii="TH SarabunPSK" w:hAnsi="TH SarabunPSK" w:cs="TH SarabunPSK"/>
          <w:b/>
          <w:sz w:val="30"/>
          <w:szCs w:val="30"/>
          <w:cs/>
        </w:rPr>
        <w:t>รายละเอียดดังในตารางสรุปด้านล่าง</w:t>
      </w:r>
    </w:p>
    <w:p w14:paraId="24DD2305" w14:textId="155D3D50" w:rsidR="00ED681C" w:rsidRDefault="00DD5A6D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ind w:firstLine="1134"/>
        <w:jc w:val="thaiDistribute"/>
        <w:rPr>
          <w:ins w:id="976" w:author="Kitti Ong-ajchaowlerd" w:date="2026-07-09T15:21:00Z" w16du:dateUtc="2026-07-09T08:21:00Z"/>
          <w:rFonts w:ascii="TH SarabunPSK" w:hAnsi="TH SarabunPSK" w:cs="TH SarabunPSK"/>
          <w:b/>
          <w:sz w:val="30"/>
          <w:szCs w:val="30"/>
        </w:rPr>
      </w:pPr>
      <w:ins w:id="977" w:author="Kitti Ong-ajchaowlerd" w:date="2026-07-09T15:21:00Z" w16du:dateUtc="2026-07-09T08:21:00Z">
        <w:r w:rsidRPr="00090B71">
          <w:rPr>
            <w:rFonts w:ascii="TH SarabunPSK" w:hAnsi="TH SarabunPSK" w:cs="TH SarabunPSK"/>
            <w:b/>
            <w:noProof/>
            <w:sz w:val="30"/>
            <w:szCs w:val="30"/>
          </w:rPr>
          <w:drawing>
            <wp:anchor distT="0" distB="0" distL="114300" distR="114300" simplePos="0" relativeHeight="251660291" behindDoc="0" locked="0" layoutInCell="1" allowOverlap="1" wp14:anchorId="0CDA96C9" wp14:editId="6BA684CB">
              <wp:simplePos x="0" y="0"/>
              <wp:positionH relativeFrom="column">
                <wp:posOffset>615043</wp:posOffset>
              </wp:positionH>
              <wp:positionV relativeFrom="paragraph">
                <wp:posOffset>81644</wp:posOffset>
              </wp:positionV>
              <wp:extent cx="5214257" cy="926042"/>
              <wp:effectExtent l="0" t="0" r="5715" b="7620"/>
              <wp:wrapNone/>
              <wp:docPr id="67706655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60898103" name="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29058" cy="9286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17382A29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ind w:firstLine="1134"/>
        <w:jc w:val="thaiDistribute"/>
        <w:rPr>
          <w:ins w:id="978" w:author="Kitti Ong-ajchaowlerd" w:date="2026-07-09T15:21:00Z" w16du:dateUtc="2026-07-09T08:21:00Z"/>
          <w:rFonts w:ascii="TH SarabunPSK" w:hAnsi="TH SarabunPSK" w:cs="TH SarabunPSK"/>
          <w:b/>
          <w:sz w:val="30"/>
          <w:szCs w:val="30"/>
        </w:rPr>
      </w:pPr>
    </w:p>
    <w:p w14:paraId="0F36C4DE" w14:textId="12FF7330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ind w:firstLine="1134"/>
        <w:jc w:val="thaiDistribute"/>
        <w:rPr>
          <w:ins w:id="979" w:author="Kitti Ong-ajchaowlerd" w:date="2026-07-09T15:21:00Z" w16du:dateUtc="2026-07-09T08:21:00Z"/>
          <w:rFonts w:ascii="TH SarabunPSK" w:hAnsi="TH SarabunPSK" w:cs="TH SarabunPSK"/>
          <w:b/>
          <w:sz w:val="30"/>
          <w:szCs w:val="30"/>
        </w:rPr>
      </w:pPr>
    </w:p>
    <w:p w14:paraId="0C1B5338" w14:textId="2A51186F" w:rsidR="00ED681C" w:rsidRDefault="00ED681C">
      <w:pPr>
        <w:tabs>
          <w:tab w:val="left" w:pos="1134"/>
          <w:tab w:val="left" w:pos="1560"/>
          <w:tab w:val="left" w:pos="1985"/>
        </w:tabs>
        <w:spacing w:after="0" w:line="240" w:lineRule="auto"/>
        <w:ind w:firstLine="1134"/>
        <w:jc w:val="thaiDistribute"/>
        <w:rPr>
          <w:rFonts w:ascii="TH SarabunPSK" w:hAnsi="TH SarabunPSK" w:cs="TH SarabunPSK"/>
          <w:b/>
          <w:sz w:val="30"/>
          <w:szCs w:val="30"/>
        </w:rPr>
        <w:pPrChange w:id="980" w:author="Kitti Ong-ajchaowlerd" w:date="2026-07-09T15:19:00Z" w16du:dateUtc="2026-07-09T08:19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</w:p>
    <w:p w14:paraId="72C8CC14" w14:textId="74DDE1B3" w:rsidR="004E418C" w:rsidRDefault="00090B71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981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del w:id="982" w:author="Kitti Ong-ajchaowlerd" w:date="2026-07-09T15:21:00Z" w16du:dateUtc="2026-07-09T08:21:00Z">
        <w:r w:rsidRPr="00090B71" w:rsidDel="00ED681C">
          <w:rPr>
            <w:rFonts w:ascii="TH SarabunPSK" w:hAnsi="TH SarabunPSK" w:cs="TH SarabunPSK"/>
            <w:b/>
            <w:noProof/>
            <w:sz w:val="30"/>
            <w:szCs w:val="30"/>
          </w:rPr>
          <w:drawing>
            <wp:inline distT="0" distB="0" distL="0" distR="0" wp14:anchorId="5AFD665C" wp14:editId="7F288C08">
              <wp:extent cx="5917721" cy="1051631"/>
              <wp:effectExtent l="0" t="0" r="6985" b="0"/>
              <wp:docPr id="1460898103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60898103" name=""/>
                      <pic:cNvPicPr/>
                    </pic:nvPicPr>
                    <pic:blipFill>
                      <a:blip r:embed="rId1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7721" cy="105163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05E4292B" w14:textId="77777777" w:rsidR="00ED681C" w:rsidRDefault="00F01604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983" w:author="Kitti Ong-ajchaowlerd" w:date="2026-07-09T15:21:00Z" w16du:dateUtc="2026-07-09T08:21:00Z"/>
          <w:rFonts w:ascii="TH SarabunPSK" w:hAnsi="TH SarabunPSK" w:cs="TH SarabunPSK"/>
          <w:b/>
          <w:sz w:val="30"/>
          <w:szCs w:val="30"/>
        </w:rPr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มติที่ประชุม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ab/>
        <w:t>ที่ประชุม</w:t>
      </w:r>
      <w:r>
        <w:rPr>
          <w:rFonts w:ascii="TH SarabunPSK" w:hAnsi="TH SarabunPSK" w:cs="TH SarabunPSK" w:hint="cs"/>
          <w:b/>
          <w:sz w:val="30"/>
          <w:szCs w:val="30"/>
          <w:cs/>
        </w:rPr>
        <w:t>พิจารณาแล้ว มีมติเป็นเอกฉันท์</w:t>
      </w:r>
      <w:r w:rsidRPr="00067E61">
        <w:rPr>
          <w:rFonts w:ascii="TH SarabunPSK" w:hAnsi="TH SarabunPSK" w:cs="TH SarabunPSK"/>
          <w:b/>
          <w:sz w:val="30"/>
          <w:szCs w:val="30"/>
          <w:cs/>
        </w:rPr>
        <w:t>อนุมัติเงินให้</w:t>
      </w:r>
      <w:r w:rsidRPr="00F01604">
        <w:rPr>
          <w:rFonts w:ascii="TH SarabunPSK" w:hAnsi="TH SarabunPSK" w:cs="TH SarabunPSK"/>
          <w:b/>
          <w:sz w:val="30"/>
          <w:szCs w:val="30"/>
          <w:cs/>
        </w:rPr>
        <w:t xml:space="preserve">เปลี่ยนผู้ถือหุ้นรายย่อยใน </w:t>
      </w:r>
      <w:del w:id="984" w:author="Prapaphan Hosutharungsri" w:date="2026-06-30T14:08:00Z" w16du:dateUtc="2026-06-30T07:08:00Z">
        <w:r w:rsidRPr="00F01604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985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Pr="00F01604">
        <w:rPr>
          <w:rFonts w:ascii="TH SarabunPSK" w:hAnsi="TH SarabunPSK" w:cs="TH SarabunPSK"/>
          <w:b/>
          <w:sz w:val="30"/>
          <w:szCs w:val="30"/>
          <w:cs/>
        </w:rPr>
        <w:t xml:space="preserve"> เอมไพร์ </w:t>
      </w:r>
    </w:p>
    <w:p w14:paraId="24DDE292" w14:textId="12864B2E" w:rsidR="00F01604" w:rsidRPr="00AA4150" w:rsidRDefault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bCs/>
          <w:sz w:val="30"/>
          <w:szCs w:val="30"/>
        </w:rPr>
        <w:pPrChange w:id="986" w:author="Kitti Ong-ajchaowlerd" w:date="2026-07-09T15:18:00Z" w16du:dateUtc="2026-07-09T08:18:00Z">
          <w:pPr>
            <w:tabs>
              <w:tab w:val="left" w:pos="1134"/>
            </w:tabs>
            <w:jc w:val="thaiDistribute"/>
          </w:pPr>
        </w:pPrChange>
      </w:pPr>
      <w:ins w:id="987" w:author="Kitti Ong-ajchaowlerd" w:date="2026-07-09T15:21:00Z" w16du:dateUtc="2026-07-09T08:21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F01604" w:rsidRPr="00F01604">
        <w:rPr>
          <w:rFonts w:ascii="TH SarabunPSK" w:hAnsi="TH SarabunPSK" w:cs="TH SarabunPSK"/>
          <w:b/>
          <w:sz w:val="30"/>
          <w:szCs w:val="30"/>
          <w:cs/>
        </w:rPr>
        <w:t>อินฟินิตี้ จำกัด</w:t>
      </w:r>
      <w:r w:rsidR="00F01604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F01604">
        <w:rPr>
          <w:rFonts w:ascii="TH SarabunPSK" w:hAnsi="TH SarabunPSK" w:cs="TH SarabunPSK" w:hint="cs"/>
          <w:b/>
          <w:sz w:val="30"/>
          <w:szCs w:val="30"/>
          <w:cs/>
        </w:rPr>
        <w:t>ตามรายละเอียดข้างต้นทุกประการ</w:t>
      </w:r>
    </w:p>
    <w:p w14:paraId="4F18041B" w14:textId="77777777" w:rsidR="00F932A9" w:rsidRDefault="00F932A9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88" w:author="Kitti Ong-ajchaowlerd" w:date="2026-07-09T16:28:00Z" w16du:dateUtc="2026-07-09T09:28:00Z"/>
          <w:rFonts w:ascii="TH SarabunPSK" w:hAnsi="TH SarabunPSK" w:cs="TH SarabunPSK"/>
          <w:bCs/>
          <w:sz w:val="30"/>
          <w:szCs w:val="30"/>
        </w:rPr>
      </w:pPr>
    </w:p>
    <w:p w14:paraId="058AB838" w14:textId="617E8DEF" w:rsidR="00ED681C" w:rsidRDefault="00090B71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89" w:author="Kitti Ong-ajchaowlerd" w:date="2026-07-09T15:22:00Z" w16du:dateUtc="2026-07-09T08:22:00Z"/>
          <w:rFonts w:ascii="TH SarabunPSK" w:hAnsi="TH SarabunPSK" w:cs="TH SarabunPSK"/>
          <w:bCs/>
          <w:sz w:val="30"/>
          <w:szCs w:val="30"/>
        </w:rPr>
      </w:pPr>
      <w:r w:rsidRPr="00F63D12">
        <w:rPr>
          <w:rFonts w:ascii="TH SarabunPSK" w:hAnsi="TH SarabunPSK" w:cs="TH SarabunPSK"/>
          <w:bCs/>
          <w:sz w:val="30"/>
          <w:szCs w:val="30"/>
          <w:cs/>
        </w:rPr>
        <w:t xml:space="preserve">วาระที่ </w:t>
      </w:r>
      <w:r w:rsidRPr="00F23A29">
        <w:rPr>
          <w:rFonts w:ascii="TH SarabunPSK" w:hAnsi="TH SarabunPSK" w:cs="TH SarabunPSK"/>
          <w:b/>
          <w:sz w:val="30"/>
          <w:szCs w:val="30"/>
        </w:rPr>
        <w:t>4.2</w:t>
      </w:r>
      <w:r w:rsidRPr="00F63D12">
        <w:rPr>
          <w:rFonts w:ascii="TH SarabunPSK" w:hAnsi="TH SarabunPSK" w:cs="TH SarabunPSK"/>
          <w:bCs/>
          <w:sz w:val="30"/>
          <w:szCs w:val="30"/>
        </w:rPr>
        <w:t xml:space="preserve">  </w:t>
      </w:r>
      <w:ins w:id="990" w:author="Kitti Ong-ajchaowlerd" w:date="2026-07-09T15:21:00Z" w16du:dateUtc="2026-07-09T08:21:00Z">
        <w:r w:rsidR="00ED681C">
          <w:rPr>
            <w:rFonts w:ascii="TH SarabunPSK" w:hAnsi="TH SarabunPSK" w:cs="TH SarabunPSK"/>
            <w:bCs/>
            <w:sz w:val="30"/>
            <w:szCs w:val="30"/>
          </w:rPr>
          <w:tab/>
        </w:r>
      </w:ins>
      <w:r w:rsidRPr="00F63D12">
        <w:rPr>
          <w:rFonts w:ascii="TH SarabunPSK" w:hAnsi="TH SarabunPSK" w:cs="TH SarabunPSK"/>
          <w:bCs/>
          <w:sz w:val="30"/>
          <w:szCs w:val="30"/>
          <w:cs/>
        </w:rPr>
        <w:t xml:space="preserve">พิจารณาอนุมัติการอนุมัติการเปลี่ยนผู้ถือหุ้นรายย่อยใน </w:t>
      </w:r>
      <w:del w:id="991" w:author="Prapaphan Hosutharungsri" w:date="2026-06-30T14:08:00Z" w16du:dateUtc="2026-06-30T07:08:00Z">
        <w:r w:rsidR="00B44076" w:rsidRPr="00B44076" w:rsidDel="00A671D8">
          <w:rPr>
            <w:rFonts w:ascii="TH SarabunPSK" w:hAnsi="TH SarabunPSK" w:cs="TH SarabunPSK"/>
            <w:bCs/>
            <w:sz w:val="30"/>
            <w:szCs w:val="30"/>
            <w:cs/>
          </w:rPr>
          <w:delText>บริษัท</w:delText>
        </w:r>
      </w:del>
      <w:ins w:id="992" w:author="Prapaphan Hosutharungsri" w:date="2026-06-30T14:08:00Z" w16du:dateUtc="2026-06-30T07:08:00Z">
        <w:r w:rsidR="00A671D8">
          <w:rPr>
            <w:rFonts w:ascii="TH SarabunPSK" w:hAnsi="TH SarabunPSK" w:cs="TH SarabunPSK"/>
            <w:bCs/>
            <w:sz w:val="30"/>
            <w:szCs w:val="30"/>
            <w:cs/>
          </w:rPr>
          <w:t xml:space="preserve">บริษัทฯ </w:t>
        </w:r>
      </w:ins>
      <w:r w:rsidR="00B44076" w:rsidRPr="00B44076">
        <w:rPr>
          <w:rFonts w:ascii="TH SarabunPSK" w:hAnsi="TH SarabunPSK" w:cs="TH SarabunPSK"/>
          <w:bCs/>
          <w:sz w:val="30"/>
          <w:szCs w:val="30"/>
          <w:cs/>
        </w:rPr>
        <w:t xml:space="preserve"> ทเวนตี้-โฟร์ คอน แอนด์ </w:t>
      </w:r>
    </w:p>
    <w:p w14:paraId="3A3CE945" w14:textId="6ECDC9E1" w:rsidR="00090B71" w:rsidRDefault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Cs/>
          <w:sz w:val="30"/>
          <w:szCs w:val="30"/>
        </w:rPr>
        <w:pPrChange w:id="993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ins w:id="994" w:author="Kitti Ong-ajchaowlerd" w:date="2026-07-09T15:22:00Z" w16du:dateUtc="2026-07-09T08:22:00Z">
        <w:r>
          <w:rPr>
            <w:rFonts w:ascii="TH SarabunPSK" w:hAnsi="TH SarabunPSK" w:cs="TH SarabunPSK"/>
            <w:bCs/>
            <w:sz w:val="30"/>
            <w:szCs w:val="30"/>
          </w:rPr>
          <w:tab/>
        </w:r>
      </w:ins>
      <w:r w:rsidR="00B44076" w:rsidRPr="00B44076">
        <w:rPr>
          <w:rFonts w:ascii="TH SarabunPSK" w:hAnsi="TH SarabunPSK" w:cs="TH SarabunPSK"/>
          <w:bCs/>
          <w:sz w:val="30"/>
          <w:szCs w:val="30"/>
          <w:cs/>
        </w:rPr>
        <w:t>ซัพพลาย เอ็กซ์ จำกัด</w:t>
      </w:r>
    </w:p>
    <w:p w14:paraId="341DA6DC" w14:textId="77777777" w:rsidR="00ED681C" w:rsidRDefault="00090B71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995" w:author="Kitti Ong-ajchaowlerd" w:date="2026-07-09T15:22:00Z" w16du:dateUtc="2026-07-09T08:22:00Z"/>
          <w:rFonts w:ascii="TH SarabunPSK" w:hAnsi="TH SarabunPSK" w:cs="TH SarabunPSK"/>
          <w:b/>
          <w:sz w:val="30"/>
          <w:szCs w:val="30"/>
        </w:rPr>
      </w:pPr>
      <w:r>
        <w:rPr>
          <w:rFonts w:ascii="TH SarabunPSK" w:hAnsi="TH SarabunPSK" w:cs="TH SarabunPSK"/>
          <w:b/>
          <w:sz w:val="30"/>
          <w:szCs w:val="30"/>
        </w:rPr>
        <w:tab/>
      </w:r>
      <w:r w:rsidRPr="00ED681C">
        <w:rPr>
          <w:rFonts w:ascii="TH SarabunPSK" w:hAnsi="TH SarabunPSK" w:cs="TH SarabunPSK"/>
          <w:bCs/>
          <w:sz w:val="30"/>
          <w:szCs w:val="30"/>
          <w:cs/>
          <w:rPrChange w:id="996" w:author="Kitti Ong-ajchaowlerd" w:date="2026-07-09T15:22:00Z" w16du:dateUtc="2026-07-09T08:22:00Z">
            <w:rPr>
              <w:rFonts w:ascii="TH SarabunPSK" w:hAnsi="TH SarabunPSK" w:cs="TH SarabunPSK"/>
              <w:b/>
              <w:sz w:val="30"/>
              <w:szCs w:val="30"/>
              <w:cs/>
            </w:rPr>
          </w:rPrChange>
        </w:rPr>
        <w:t>เลขานุการ</w:t>
      </w:r>
      <w:del w:id="997" w:author="Prapaphan Hosutharungsri" w:date="2026-06-30T14:08:00Z" w16du:dateUtc="2026-06-30T07:08:00Z">
        <w:r w:rsidRPr="00ED681C" w:rsidDel="00A671D8">
          <w:rPr>
            <w:rFonts w:ascii="TH SarabunPSK" w:hAnsi="TH SarabunPSK" w:cs="TH SarabunPSK"/>
            <w:bCs/>
            <w:sz w:val="30"/>
            <w:szCs w:val="30"/>
            <w:cs/>
            <w:rPrChange w:id="998" w:author="Kitti Ong-ajchaowlerd" w:date="2026-07-09T15:22:00Z" w16du:dateUtc="2026-07-09T08:22:00Z">
              <w:rPr>
                <w:rFonts w:ascii="TH SarabunPSK" w:hAnsi="TH SarabunPSK" w:cs="TH SarabunPSK"/>
                <w:b/>
                <w:sz w:val="30"/>
                <w:szCs w:val="30"/>
                <w:cs/>
              </w:rPr>
            </w:rPrChange>
          </w:rPr>
          <w:delText>บริษัท</w:delText>
        </w:r>
      </w:del>
      <w:ins w:id="999" w:author="Prapaphan Hosutharungsri" w:date="2026-06-30T14:08:00Z" w16du:dateUtc="2026-06-30T07:08:00Z">
        <w:r w:rsidR="00A671D8" w:rsidRPr="00ED681C">
          <w:rPr>
            <w:rFonts w:ascii="TH SarabunPSK" w:hAnsi="TH SarabunPSK" w:cs="TH SarabunPSK"/>
            <w:bCs/>
            <w:sz w:val="30"/>
            <w:szCs w:val="30"/>
            <w:cs/>
            <w:rPrChange w:id="1000" w:author="Kitti Ong-ajchaowlerd" w:date="2026-07-09T15:22:00Z" w16du:dateUtc="2026-07-09T08:22:00Z">
              <w:rPr>
                <w:rFonts w:ascii="TH SarabunPSK" w:hAnsi="TH SarabunPSK" w:cs="TH SarabunPSK"/>
                <w:b/>
                <w:sz w:val="30"/>
                <w:szCs w:val="30"/>
                <w:cs/>
              </w:rPr>
            </w:rPrChange>
          </w:rPr>
          <w:t xml:space="preserve">บริษัทฯ </w:t>
        </w:r>
      </w:ins>
      <w:r>
        <w:rPr>
          <w:rFonts w:ascii="TH SarabunPSK" w:hAnsi="TH SarabunPSK" w:cs="TH SarabunPSK" w:hint="cs"/>
          <w:b/>
          <w:sz w:val="30"/>
          <w:szCs w:val="30"/>
          <w:cs/>
        </w:rPr>
        <w:t xml:space="preserve"> แจ้งต่อที่ประชุมว่า </w:t>
      </w:r>
      <w:r w:rsidRPr="00E60ED3">
        <w:rPr>
          <w:rFonts w:ascii="TH SarabunPSK" w:hAnsi="TH SarabunPSK" w:cs="TH SarabunPSK"/>
          <w:b/>
          <w:sz w:val="30"/>
          <w:szCs w:val="30"/>
          <w:cs/>
        </w:rPr>
        <w:t>เนื่องด้วยปัจจุบัน</w:t>
      </w:r>
      <w:del w:id="1001" w:author="Prapaphan Hosutharungsri" w:date="2026-06-30T14:08:00Z" w16du:dateUtc="2026-06-30T07:08:00Z">
        <w:r w:rsidRPr="00E60ED3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1002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Pr="00E60ED3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="00B44076" w:rsidRPr="00B44076">
        <w:rPr>
          <w:rFonts w:ascii="TH SarabunPSK" w:hAnsi="TH SarabunPSK" w:cs="TH SarabunPSK"/>
          <w:b/>
          <w:sz w:val="30"/>
          <w:szCs w:val="30"/>
          <w:cs/>
        </w:rPr>
        <w:t xml:space="preserve">ทเวนตี้-โฟร์ คอน แอนด์ ซัพพลาย </w:t>
      </w:r>
    </w:p>
    <w:p w14:paraId="211FB868" w14:textId="2BF8BF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03" w:author="Kitti Ong-ajchaowlerd" w:date="2026-07-09T15:22:00Z" w16du:dateUtc="2026-07-09T08:22:00Z"/>
          <w:rFonts w:ascii="TH SarabunPSK" w:hAnsi="TH SarabunPSK" w:cs="TH SarabunPSK"/>
          <w:b/>
          <w:sz w:val="30"/>
          <w:szCs w:val="30"/>
        </w:rPr>
      </w:pPr>
      <w:ins w:id="1004" w:author="Kitti Ong-ajchaowlerd" w:date="2026-07-09T15:22:00Z" w16du:dateUtc="2026-07-09T08:22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B44076" w:rsidRPr="00B44076">
        <w:rPr>
          <w:rFonts w:ascii="TH SarabunPSK" w:hAnsi="TH SarabunPSK" w:cs="TH SarabunPSK"/>
          <w:b/>
          <w:sz w:val="30"/>
          <w:szCs w:val="30"/>
          <w:cs/>
        </w:rPr>
        <w:t xml:space="preserve">เอ็กซ์ </w:t>
      </w:r>
      <w:r w:rsidR="00090B71" w:rsidRPr="00E60ED3">
        <w:rPr>
          <w:rFonts w:ascii="TH SarabunPSK" w:hAnsi="TH SarabunPSK" w:cs="TH SarabunPSK"/>
          <w:b/>
          <w:sz w:val="30"/>
          <w:szCs w:val="30"/>
          <w:cs/>
        </w:rPr>
        <w:t>จำกัด ซึ่งเป็น</w:t>
      </w:r>
      <w:del w:id="1005" w:author="Prapaphan Hosutharungsri" w:date="2026-06-30T14:08:00Z" w16du:dateUtc="2026-06-30T07:08:00Z">
        <w:r w:rsidR="00090B71" w:rsidRPr="00E60ED3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1006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="00090B71" w:rsidRPr="00E60ED3">
        <w:rPr>
          <w:rFonts w:ascii="TH SarabunPSK" w:hAnsi="TH SarabunPSK" w:cs="TH SarabunPSK"/>
          <w:b/>
          <w:sz w:val="30"/>
          <w:szCs w:val="30"/>
          <w:cs/>
        </w:rPr>
        <w:t>ย่อย ได้มีการเปลี่ยนแปลงกรรมการเรียบร้อยแล้ว  แต่ยังไมได้ดำเนินการ</w:t>
      </w:r>
    </w:p>
    <w:p w14:paraId="4DCDDF59" w14:textId="23A482B2" w:rsidR="00090B71" w:rsidRPr="00E60ED3" w:rsidRDefault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1007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ins w:id="1008" w:author="Kitti Ong-ajchaowlerd" w:date="2026-07-09T15:22:00Z" w16du:dateUtc="2026-07-09T08:22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090B71" w:rsidRPr="00E60ED3">
        <w:rPr>
          <w:rFonts w:ascii="TH SarabunPSK" w:hAnsi="TH SarabunPSK" w:cs="TH SarabunPSK"/>
          <w:b/>
          <w:sz w:val="30"/>
          <w:szCs w:val="30"/>
          <w:cs/>
        </w:rPr>
        <w:t>เปลี่ยนรายชื่อผู้ถือหุ้นรายย่อย ซึ่งเป็นผู้ถือหุ้นแทน</w:t>
      </w:r>
      <w:del w:id="1009" w:author="Prapaphan Hosutharungsri" w:date="2026-06-30T14:08:00Z" w16du:dateUtc="2026-06-30T07:08:00Z">
        <w:r w:rsidR="00090B71" w:rsidRPr="00E60ED3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1010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="00090B71" w:rsidRPr="00E60ED3">
        <w:rPr>
          <w:rFonts w:ascii="TH SarabunPSK" w:hAnsi="TH SarabunPSK" w:cs="TH SarabunPSK"/>
          <w:b/>
          <w:sz w:val="30"/>
          <w:szCs w:val="30"/>
          <w:cs/>
        </w:rPr>
        <w:t xml:space="preserve"> ออริจิ้น โกลบอล เอมไพร์ จำกัด (มหาชน)</w:t>
      </w:r>
    </w:p>
    <w:p w14:paraId="7B12B56B" w14:textId="68123469" w:rsidR="00ED681C" w:rsidRDefault="00090B71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11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  <w:r>
        <w:rPr>
          <w:rFonts w:ascii="TH SarabunPSK" w:hAnsi="TH SarabunPSK" w:cs="TH SarabunPSK"/>
          <w:b/>
          <w:sz w:val="30"/>
          <w:szCs w:val="30"/>
        </w:rPr>
        <w:tab/>
      </w:r>
      <w:r w:rsidRPr="00E60ED3">
        <w:rPr>
          <w:rFonts w:ascii="TH SarabunPSK" w:hAnsi="TH SarabunPSK" w:cs="TH SarabunPSK"/>
          <w:b/>
          <w:sz w:val="30"/>
          <w:szCs w:val="30"/>
          <w:cs/>
        </w:rPr>
        <w:t xml:space="preserve">ดังนั้นเพื่อให้สอดคล้องกับกรรมการปัจจุบัน จึงขออนุมัติดำเนินการเปลี่ยนชื่อผื้อหุ้นรายย่อยใน </w:t>
      </w:r>
      <w:del w:id="1012" w:author="Prapaphan Hosutharungsri" w:date="2026-06-30T14:08:00Z" w16du:dateUtc="2026-06-30T07:08:00Z">
        <w:r w:rsidRPr="00E60ED3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1013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>บริษัท</w:t>
        </w:r>
      </w:ins>
      <w:ins w:id="1014" w:author="Kitti Ong-ajchaowlerd" w:date="2026-07-09T15:22:00Z" w16du:dateUtc="2026-07-09T08:22:00Z">
        <w:r w:rsidR="00ED681C">
          <w:rPr>
            <w:rFonts w:ascii="TH SarabunPSK" w:hAnsi="TH SarabunPSK" w:cs="TH SarabunPSK"/>
            <w:b/>
            <w:sz w:val="30"/>
            <w:szCs w:val="30"/>
          </w:rPr>
          <w:t xml:space="preserve"> </w:t>
        </w:r>
      </w:ins>
    </w:p>
    <w:p w14:paraId="6DFE26A8" w14:textId="31715966" w:rsidR="00090B71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15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  <w:ins w:id="1016" w:author="Kitti Ong-ajchaowlerd" w:date="2026-07-09T15:23:00Z" w16du:dateUtc="2026-07-09T08:23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ins w:id="1017" w:author="Prapaphan Hosutharungsri" w:date="2026-06-30T14:08:00Z" w16du:dateUtc="2026-06-30T07:08:00Z">
        <w:del w:id="1018" w:author="Kitti Ong-ajchaowlerd" w:date="2026-07-09T15:22:00Z" w16du:dateUtc="2026-07-09T08:22:00Z">
          <w:r w:rsidR="00A671D8" w:rsidDel="00ED681C">
            <w:rPr>
              <w:rFonts w:ascii="TH SarabunPSK" w:hAnsi="TH SarabunPSK" w:cs="TH SarabunPSK"/>
              <w:b/>
              <w:sz w:val="30"/>
              <w:szCs w:val="30"/>
              <w:cs/>
            </w:rPr>
            <w:delText xml:space="preserve">ฯ </w:delText>
          </w:r>
        </w:del>
      </w:ins>
      <w:del w:id="1019" w:author="Kitti Ong-ajchaowlerd" w:date="2026-07-09T15:22:00Z" w16du:dateUtc="2026-07-09T08:22:00Z">
        <w:r w:rsidR="00090B71" w:rsidRPr="00E60ED3" w:rsidDel="00ED681C">
          <w:rPr>
            <w:rFonts w:ascii="TH SarabunPSK" w:hAnsi="TH SarabunPSK" w:cs="TH SarabunPSK"/>
            <w:b/>
            <w:sz w:val="30"/>
            <w:szCs w:val="30"/>
            <w:cs/>
          </w:rPr>
          <w:delText xml:space="preserve"> </w:delText>
        </w:r>
      </w:del>
      <w:r w:rsidR="00B44076" w:rsidRPr="00B44076">
        <w:rPr>
          <w:rFonts w:ascii="TH SarabunPSK" w:hAnsi="TH SarabunPSK" w:cs="TH SarabunPSK"/>
          <w:b/>
          <w:sz w:val="30"/>
          <w:szCs w:val="30"/>
          <w:cs/>
        </w:rPr>
        <w:t>ทเวนตี้-โฟร์ คอน แอนด์ ซัพพลาย เอ็กซ์</w:t>
      </w:r>
      <w:r w:rsidR="00B44076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090B71" w:rsidRPr="00E60ED3">
        <w:rPr>
          <w:rFonts w:ascii="TH SarabunPSK" w:hAnsi="TH SarabunPSK" w:cs="TH SarabunPSK"/>
          <w:b/>
          <w:sz w:val="30"/>
          <w:szCs w:val="30"/>
          <w:cs/>
        </w:rPr>
        <w:t>จำกัด</w:t>
      </w:r>
      <w:r w:rsidR="00090B71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090B71" w:rsidRPr="00E60ED3">
        <w:rPr>
          <w:rFonts w:ascii="TH SarabunPSK" w:hAnsi="TH SarabunPSK" w:cs="TH SarabunPSK"/>
          <w:b/>
          <w:sz w:val="30"/>
          <w:szCs w:val="30"/>
          <w:cs/>
        </w:rPr>
        <w:t>รายละเอียดดังในตารางสรุปด้านล่าง</w:t>
      </w:r>
    </w:p>
    <w:p w14:paraId="2C57DA2F" w14:textId="33A6EE3E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20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  <w:r w:rsidRPr="00896BF0">
        <w:rPr>
          <w:rFonts w:ascii="TH SarabunPSK" w:hAnsi="TH SarabunPSK" w:cs="TH SarabunPSK"/>
          <w:b/>
          <w:noProof/>
          <w:sz w:val="30"/>
          <w:szCs w:val="30"/>
        </w:rPr>
        <w:drawing>
          <wp:anchor distT="0" distB="0" distL="114300" distR="114300" simplePos="0" relativeHeight="251661315" behindDoc="0" locked="0" layoutInCell="1" allowOverlap="1" wp14:anchorId="50B85730" wp14:editId="72ECA648">
            <wp:simplePos x="0" y="0"/>
            <wp:positionH relativeFrom="page">
              <wp:posOffset>1643289</wp:posOffset>
            </wp:positionH>
            <wp:positionV relativeFrom="paragraph">
              <wp:posOffset>119924</wp:posOffset>
            </wp:positionV>
            <wp:extent cx="5208814" cy="961542"/>
            <wp:effectExtent l="0" t="0" r="0" b="0"/>
            <wp:wrapNone/>
            <wp:docPr id="147927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751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814" cy="961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1C8EE" w14:textId="3E483FB0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21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</w:p>
    <w:p w14:paraId="310907F8" w14:textId="72DEB65B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22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</w:p>
    <w:p w14:paraId="1633E5E1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23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</w:p>
    <w:p w14:paraId="1D321BD1" w14:textId="0657502B" w:rsidR="00ED681C" w:rsidRDefault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/>
          <w:sz w:val="30"/>
          <w:szCs w:val="30"/>
        </w:rPr>
        <w:pPrChange w:id="1024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</w:p>
    <w:p w14:paraId="15DC0F91" w14:textId="69C68572" w:rsidR="00094B79" w:rsidDel="00ED681C" w:rsidRDefault="00094B79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del w:id="1025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  <w:pPrChange w:id="1026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</w:p>
    <w:p w14:paraId="5AEDADA5" w14:textId="77777777" w:rsidR="00ED681C" w:rsidRDefault="00F01604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27" w:author="Kitti Ong-ajchaowlerd" w:date="2026-07-09T15:23:00Z" w16du:dateUtc="2026-07-09T08:23:00Z"/>
          <w:rFonts w:ascii="TH SarabunPSK" w:hAnsi="TH SarabunPSK" w:cs="TH SarabunPSK"/>
          <w:b/>
          <w:sz w:val="30"/>
          <w:szCs w:val="30"/>
        </w:rPr>
      </w:pPr>
      <w:r w:rsidRPr="00AA4150">
        <w:rPr>
          <w:rFonts w:ascii="TH SarabunPSK" w:hAnsi="TH SarabunPSK" w:cs="TH SarabunPSK"/>
          <w:bCs/>
          <w:sz w:val="30"/>
          <w:szCs w:val="30"/>
          <w:cs/>
        </w:rPr>
        <w:t>มติที่ประชุม</w:t>
      </w:r>
      <w:r w:rsidRPr="00AA4150">
        <w:rPr>
          <w:rFonts w:ascii="TH SarabunPSK" w:hAnsi="TH SarabunPSK" w:cs="TH SarabunPSK"/>
          <w:b/>
          <w:sz w:val="30"/>
          <w:szCs w:val="30"/>
          <w:cs/>
        </w:rPr>
        <w:tab/>
        <w:t>ที่ประชุม</w:t>
      </w:r>
      <w:r>
        <w:rPr>
          <w:rFonts w:ascii="TH SarabunPSK" w:hAnsi="TH SarabunPSK" w:cs="TH SarabunPSK" w:hint="cs"/>
          <w:b/>
          <w:sz w:val="30"/>
          <w:szCs w:val="30"/>
          <w:cs/>
        </w:rPr>
        <w:t>พิจารณาแล้ว มีมติเป็นเอกฉันท์</w:t>
      </w:r>
      <w:r w:rsidRPr="00067E61">
        <w:rPr>
          <w:rFonts w:ascii="TH SarabunPSK" w:hAnsi="TH SarabunPSK" w:cs="TH SarabunPSK"/>
          <w:b/>
          <w:sz w:val="30"/>
          <w:szCs w:val="30"/>
          <w:cs/>
        </w:rPr>
        <w:t>อนุมัติเงินให้</w:t>
      </w:r>
      <w:r w:rsidRPr="00F01604">
        <w:rPr>
          <w:rFonts w:ascii="TH SarabunPSK" w:hAnsi="TH SarabunPSK" w:cs="TH SarabunPSK"/>
          <w:b/>
          <w:sz w:val="30"/>
          <w:szCs w:val="30"/>
          <w:cs/>
        </w:rPr>
        <w:t xml:space="preserve">เปลี่ยนผู้ถือหุ้นรายย่อยใน </w:t>
      </w:r>
      <w:del w:id="1028" w:author="Prapaphan Hosutharungsri" w:date="2026-06-30T14:08:00Z" w16du:dateUtc="2026-06-30T07:08:00Z">
        <w:r w:rsidRPr="00F01604" w:rsidDel="00A671D8">
          <w:rPr>
            <w:rFonts w:ascii="TH SarabunPSK" w:hAnsi="TH SarabunPSK" w:cs="TH SarabunPSK"/>
            <w:b/>
            <w:sz w:val="30"/>
            <w:szCs w:val="30"/>
            <w:cs/>
          </w:rPr>
          <w:delText>บริษัท</w:delText>
        </w:r>
      </w:del>
      <w:ins w:id="1029" w:author="Prapaphan Hosutharungsri" w:date="2026-06-30T14:08:00Z" w16du:dateUtc="2026-06-30T07:08:00Z">
        <w:r w:rsidR="00A671D8">
          <w:rPr>
            <w:rFonts w:ascii="TH SarabunPSK" w:hAnsi="TH SarabunPSK" w:cs="TH SarabunPSK"/>
            <w:b/>
            <w:sz w:val="30"/>
            <w:szCs w:val="30"/>
            <w:cs/>
          </w:rPr>
          <w:t xml:space="preserve">บริษัทฯ </w:t>
        </w:r>
      </w:ins>
      <w:r w:rsidRPr="00F01604">
        <w:rPr>
          <w:rFonts w:ascii="TH SarabunPSK" w:hAnsi="TH SarabunPSK" w:cs="TH SarabunPSK"/>
          <w:b/>
          <w:sz w:val="30"/>
          <w:szCs w:val="30"/>
          <w:cs/>
        </w:rPr>
        <w:t xml:space="preserve"> ทเวนตี้-โฟร์ </w:t>
      </w:r>
    </w:p>
    <w:p w14:paraId="5EA0E83D" w14:textId="1F8E4F4A" w:rsidR="00F01604" w:rsidRPr="00AA4150" w:rsidRDefault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bCs/>
          <w:sz w:val="30"/>
          <w:szCs w:val="30"/>
        </w:rPr>
        <w:pPrChange w:id="1030" w:author="Kitti Ong-ajchaowlerd" w:date="2026-07-09T15:18:00Z" w16du:dateUtc="2026-07-09T08:18:00Z">
          <w:pPr>
            <w:tabs>
              <w:tab w:val="left" w:pos="1134"/>
            </w:tabs>
            <w:jc w:val="thaiDistribute"/>
          </w:pPr>
        </w:pPrChange>
      </w:pPr>
      <w:ins w:id="1031" w:author="Kitti Ong-ajchaowlerd" w:date="2026-07-09T15:23:00Z" w16du:dateUtc="2026-07-09T08:23:00Z">
        <w:r>
          <w:rPr>
            <w:rFonts w:ascii="TH SarabunPSK" w:hAnsi="TH SarabunPSK" w:cs="TH SarabunPSK"/>
            <w:b/>
            <w:sz w:val="30"/>
            <w:szCs w:val="30"/>
          </w:rPr>
          <w:tab/>
        </w:r>
      </w:ins>
      <w:r w:rsidR="00F01604" w:rsidRPr="00F01604">
        <w:rPr>
          <w:rFonts w:ascii="TH SarabunPSK" w:hAnsi="TH SarabunPSK" w:cs="TH SarabunPSK"/>
          <w:b/>
          <w:sz w:val="30"/>
          <w:szCs w:val="30"/>
          <w:cs/>
        </w:rPr>
        <w:t>คอน แอนด์ ซัพพลาย เอ็กซ์ จำกัด</w:t>
      </w:r>
      <w:r w:rsidR="00F01604">
        <w:rPr>
          <w:rFonts w:ascii="TH SarabunPSK" w:hAnsi="TH SarabunPSK" w:cs="TH SarabunPSK"/>
          <w:b/>
          <w:sz w:val="30"/>
          <w:szCs w:val="30"/>
        </w:rPr>
        <w:t xml:space="preserve"> </w:t>
      </w:r>
      <w:r w:rsidR="00F01604">
        <w:rPr>
          <w:rFonts w:ascii="TH SarabunPSK" w:hAnsi="TH SarabunPSK" w:cs="TH SarabunPSK" w:hint="cs"/>
          <w:b/>
          <w:sz w:val="30"/>
          <w:szCs w:val="30"/>
          <w:cs/>
        </w:rPr>
        <w:t>ตามรายละเอียดข้างต้นทุกประการ</w:t>
      </w:r>
    </w:p>
    <w:p w14:paraId="470AF064" w14:textId="77777777" w:rsidR="00F932A9" w:rsidRDefault="00F932A9" w:rsidP="00ED681C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ins w:id="1032" w:author="Kitti Ong-ajchaowlerd" w:date="2026-07-09T16:28:00Z" w16du:dateUtc="2026-07-09T09:28:00Z"/>
          <w:rFonts w:ascii="TH SarabunPSK" w:hAnsi="TH SarabunPSK" w:cs="TH SarabunPSK"/>
          <w:bCs/>
          <w:sz w:val="30"/>
          <w:szCs w:val="30"/>
        </w:rPr>
      </w:pPr>
    </w:p>
    <w:p w14:paraId="555BA306" w14:textId="4DEAE2C8" w:rsidR="00994DBA" w:rsidRPr="00036798" w:rsidRDefault="00F059B2">
      <w:pPr>
        <w:tabs>
          <w:tab w:val="left" w:pos="1134"/>
          <w:tab w:val="left" w:pos="1560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bCs/>
          <w:sz w:val="30"/>
          <w:szCs w:val="30"/>
          <w:cs/>
        </w:rPr>
        <w:pPrChange w:id="1033" w:author="Kitti Ong-ajchaowlerd" w:date="2026-07-09T15:18:00Z" w16du:dateUtc="2026-07-09T08:18:00Z">
          <w:pPr>
            <w:tabs>
              <w:tab w:val="left" w:pos="1134"/>
            </w:tabs>
            <w:spacing w:after="120" w:line="240" w:lineRule="auto"/>
            <w:jc w:val="thaiDistribute"/>
          </w:pPr>
        </w:pPrChange>
      </w:pPr>
      <w:r w:rsidRPr="00036798">
        <w:rPr>
          <w:rFonts w:ascii="TH SarabunPSK" w:hAnsi="TH SarabunPSK" w:cs="TH SarabunPSK"/>
          <w:bCs/>
          <w:sz w:val="30"/>
          <w:szCs w:val="30"/>
          <w:cs/>
        </w:rPr>
        <w:t>วาระที่</w:t>
      </w:r>
      <w:r w:rsidRPr="00F23A29">
        <w:rPr>
          <w:rFonts w:ascii="TH SarabunPSK" w:hAnsi="TH SarabunPSK" w:cs="TH SarabunPSK"/>
          <w:b/>
          <w:sz w:val="30"/>
          <w:szCs w:val="30"/>
          <w:cs/>
        </w:rPr>
        <w:t xml:space="preserve"> </w:t>
      </w:r>
      <w:r w:rsidR="00280E5C" w:rsidRPr="00F23A29">
        <w:rPr>
          <w:rFonts w:ascii="TH SarabunPSK" w:hAnsi="TH SarabunPSK" w:cs="TH SarabunPSK"/>
          <w:b/>
          <w:sz w:val="30"/>
          <w:szCs w:val="30"/>
        </w:rPr>
        <w:t>5</w:t>
      </w:r>
      <w:r w:rsidRPr="00036798">
        <w:rPr>
          <w:rFonts w:ascii="TH SarabunPSK" w:hAnsi="TH SarabunPSK" w:cs="TH SarabunPSK"/>
          <w:bCs/>
          <w:sz w:val="30"/>
          <w:szCs w:val="30"/>
          <w:cs/>
        </w:rPr>
        <w:tab/>
        <w:t>เรื่องอื่น ๆ (ถ้ามี)</w:t>
      </w:r>
    </w:p>
    <w:p w14:paraId="0DA411B9" w14:textId="4D3F8BA9" w:rsidR="00D50C30" w:rsidRPr="00B5608C" w:rsidRDefault="00D50C30">
      <w:pPr>
        <w:tabs>
          <w:tab w:val="left" w:pos="1560"/>
          <w:tab w:val="left" w:pos="1985"/>
        </w:tabs>
        <w:spacing w:after="0"/>
        <w:ind w:firstLine="1134"/>
        <w:jc w:val="thaiDistribute"/>
        <w:rPr>
          <w:rFonts w:ascii="TH SarabunPSK" w:hAnsi="TH SarabunPSK" w:cs="TH SarabunPSK"/>
          <w:spacing w:val="-2"/>
          <w:sz w:val="30"/>
          <w:szCs w:val="30"/>
          <w:cs/>
        </w:rPr>
        <w:pPrChange w:id="1034" w:author="Kitti Ong-ajchaowlerd" w:date="2026-07-09T15:18:00Z" w16du:dateUtc="2026-07-09T08:18:00Z">
          <w:pPr>
            <w:ind w:firstLine="1134"/>
            <w:jc w:val="thaiDistribute"/>
          </w:pPr>
        </w:pPrChange>
      </w:pPr>
      <w:r w:rsidRPr="00ED681C">
        <w:rPr>
          <w:rFonts w:ascii="TH SarabunPSK" w:hAnsi="TH SarabunPSK" w:cs="TH SarabunPSK"/>
          <w:b/>
          <w:bCs/>
          <w:spacing w:val="-2"/>
          <w:sz w:val="30"/>
          <w:szCs w:val="30"/>
          <w:cs/>
          <w:rPrChange w:id="1035" w:author="Kitti Ong-ajchaowlerd" w:date="2026-07-09T15:23:00Z" w16du:dateUtc="2026-07-09T08:23:00Z">
            <w:rPr>
              <w:rFonts w:ascii="TH SarabunPSK" w:hAnsi="TH SarabunPSK" w:cs="TH SarabunPSK"/>
              <w:spacing w:val="-2"/>
              <w:sz w:val="30"/>
              <w:szCs w:val="30"/>
              <w:cs/>
            </w:rPr>
          </w:rPrChange>
        </w:rPr>
        <w:t xml:space="preserve">ประธานฯ </w:t>
      </w:r>
      <w:r w:rsidRPr="00F23A29">
        <w:rPr>
          <w:rFonts w:ascii="TH SarabunPSK" w:hAnsi="TH SarabunPSK" w:cs="TH SarabunPSK"/>
          <w:color w:val="000000" w:themeColor="text1"/>
          <w:spacing w:val="-2"/>
          <w:sz w:val="30"/>
          <w:szCs w:val="30"/>
          <w:cs/>
        </w:rPr>
        <w:t>สอบถาม</w:t>
      </w:r>
      <w:r w:rsidRPr="00B5608C">
        <w:rPr>
          <w:rFonts w:ascii="TH SarabunPSK" w:hAnsi="TH SarabunPSK" w:cs="TH SarabunPSK"/>
          <w:spacing w:val="-2"/>
          <w:sz w:val="30"/>
          <w:szCs w:val="30"/>
          <w:cs/>
        </w:rPr>
        <w:t>ที่</w:t>
      </w:r>
      <w:r w:rsidRPr="00B5608C">
        <w:rPr>
          <w:rFonts w:ascii="TH SarabunPSK" w:hAnsi="TH SarabunPSK" w:cs="TH SarabunPSK"/>
          <w:b/>
          <w:spacing w:val="-2"/>
          <w:sz w:val="30"/>
          <w:szCs w:val="30"/>
          <w:cs/>
        </w:rPr>
        <w:t>ประชุม</w:t>
      </w:r>
      <w:r w:rsidRPr="00B5608C">
        <w:rPr>
          <w:rFonts w:ascii="TH SarabunPSK" w:hAnsi="TH SarabunPSK" w:cs="TH SarabunPSK"/>
          <w:spacing w:val="-2"/>
          <w:sz w:val="30"/>
          <w:szCs w:val="30"/>
          <w:cs/>
        </w:rPr>
        <w:t>ว่ามีกรรมการท่านใดจะเสนอเรื่องอื่นใดให้ที่ประชุมพิจารณาเพิ่มเติมหรือไม่</w:t>
      </w:r>
    </w:p>
    <w:p w14:paraId="17B4D36D" w14:textId="57F41F7F" w:rsidR="00830FCB" w:rsidRDefault="007F1A3B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b/>
          <w:bCs/>
          <w:sz w:val="30"/>
          <w:szCs w:val="30"/>
        </w:rPr>
        <w:pPrChange w:id="1036" w:author="Kitti Ong-ajchaowlerd" w:date="2026-07-09T15:23:00Z" w16du:dateUtc="2026-07-09T08:23:00Z">
          <w:pPr>
            <w:spacing w:after="0"/>
            <w:ind w:left="1134"/>
            <w:jc w:val="thaiDistribute"/>
          </w:pPr>
        </w:pPrChange>
      </w:pPr>
      <w:r w:rsidRPr="00F23A29">
        <w:rPr>
          <w:rFonts w:ascii="TH SarabunPSK" w:hAnsi="TH SarabunPSK" w:cs="TH SarabunPSK"/>
          <w:b/>
          <w:bCs/>
          <w:sz w:val="30"/>
          <w:szCs w:val="30"/>
          <w:cs/>
        </w:rPr>
        <w:t xml:space="preserve">วาระที่ </w:t>
      </w:r>
      <w:r w:rsidRPr="00F23A29">
        <w:rPr>
          <w:rFonts w:ascii="TH SarabunPSK" w:hAnsi="TH SarabunPSK" w:cs="TH SarabunPSK"/>
          <w:b/>
          <w:bCs/>
          <w:sz w:val="30"/>
          <w:szCs w:val="30"/>
        </w:rPr>
        <w:t>5.1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ins w:id="1037" w:author="Kitti Ong-ajchaowlerd" w:date="2026-07-09T15:23:00Z" w16du:dateUtc="2026-07-09T08:23:00Z">
        <w:r w:rsidR="00ED681C">
          <w:rPr>
            <w:rFonts w:ascii="TH SarabunPSK" w:hAnsi="TH SarabunPSK" w:cs="TH SarabunPSK"/>
            <w:sz w:val="30"/>
            <w:szCs w:val="30"/>
          </w:rPr>
          <w:tab/>
        </w:r>
      </w:ins>
      <w:r w:rsidR="00830FCB" w:rsidRPr="00F23A29">
        <w:rPr>
          <w:rFonts w:ascii="TH SarabunPSK" w:hAnsi="TH SarabunPSK" w:cs="TH SarabunPSK"/>
          <w:b/>
          <w:bCs/>
          <w:sz w:val="30"/>
          <w:szCs w:val="30"/>
          <w:cs/>
        </w:rPr>
        <w:t xml:space="preserve">การเตรียมการภายหลังการเข้าซื้อหุ้นของ </w:t>
      </w:r>
      <w:r w:rsidR="00830FCB" w:rsidRPr="00F23A29">
        <w:rPr>
          <w:rFonts w:ascii="TH SarabunPSK" w:hAnsi="TH SarabunPSK" w:cs="TH SarabunPSK"/>
          <w:b/>
          <w:bCs/>
          <w:sz w:val="30"/>
          <w:szCs w:val="30"/>
        </w:rPr>
        <w:t>MEDIKA</w:t>
      </w:r>
    </w:p>
    <w:p w14:paraId="2F915106" w14:textId="77777777" w:rsidR="00830FCB" w:rsidRDefault="00830FCB">
      <w:pPr>
        <w:tabs>
          <w:tab w:val="left" w:pos="1134"/>
          <w:tab w:val="left" w:pos="1560"/>
          <w:tab w:val="left" w:pos="1985"/>
        </w:tabs>
        <w:spacing w:after="0"/>
        <w:ind w:left="1134"/>
        <w:jc w:val="thaiDistribute"/>
        <w:rPr>
          <w:rFonts w:ascii="TH SarabunPSK" w:hAnsi="TH SarabunPSK" w:cs="TH SarabunPSK"/>
          <w:sz w:val="30"/>
          <w:szCs w:val="30"/>
        </w:rPr>
        <w:pPrChange w:id="1038" w:author="Kitti Ong-ajchaowlerd" w:date="2026-07-09T15:23:00Z" w16du:dateUtc="2026-07-09T08:23:00Z">
          <w:pPr>
            <w:spacing w:after="0"/>
            <w:ind w:left="1134"/>
            <w:jc w:val="thaiDistribute"/>
          </w:pPr>
        </w:pPrChange>
      </w:pPr>
      <w:r w:rsidRPr="00ED681C">
        <w:rPr>
          <w:rFonts w:ascii="TH SarabunPSK" w:hAnsi="TH SarabunPSK" w:cs="TH SarabunPSK"/>
          <w:b/>
          <w:bCs/>
          <w:sz w:val="30"/>
          <w:szCs w:val="30"/>
          <w:cs/>
          <w:rPrChange w:id="1039" w:author="Kitti Ong-ajchaowlerd" w:date="2026-07-09T15:24:00Z" w16du:dateUtc="2026-07-09T08:24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 xml:space="preserve">คุณกฤษฎา พฤติภัทร </w:t>
      </w:r>
      <w:r w:rsidRPr="00830FCB">
        <w:rPr>
          <w:rFonts w:ascii="TH SarabunPSK" w:hAnsi="TH SarabunPSK" w:cs="TH SarabunPSK"/>
          <w:sz w:val="30"/>
          <w:szCs w:val="30"/>
          <w:cs/>
        </w:rPr>
        <w:t>เสนอหารือต่อที่ประชุมว่า ภายหลังการดำเนินธุรกรรมการเข้าซื้อหุ้นสามัญ</w:t>
      </w:r>
    </w:p>
    <w:p w14:paraId="0642C930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40" w:author="Kitti Ong-ajchaowlerd" w:date="2026-07-09T15:24:00Z" w16du:dateUtc="2026-07-09T08:24:00Z"/>
          <w:rFonts w:ascii="TH SarabunPSK" w:hAnsi="TH SarabunPSK" w:cs="TH SarabunPSK"/>
          <w:sz w:val="30"/>
          <w:szCs w:val="30"/>
        </w:rPr>
      </w:pPr>
      <w:ins w:id="1041" w:author="Kitti Ong-ajchaowlerd" w:date="2026-07-09T15:24:00Z" w16du:dateUtc="2026-07-09T08:24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>ทั้งหมดของ</w:t>
      </w:r>
      <w:del w:id="1042" w:author="Prapaphan Hosutharungsri" w:date="2026-06-30T14:08:00Z" w16du:dateUtc="2026-06-30T07:08:00Z">
        <w:r w:rsidR="00830FCB" w:rsidRPr="00830FCB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043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>บริษัท</w:t>
        </w:r>
        <w:del w:id="1044" w:author="Kitti Ong-ajchaowlerd" w:date="2026-07-09T15:27:00Z" w16du:dateUtc="2026-07-09T08:27:00Z">
          <w:r w:rsidR="00A671D8" w:rsidDel="00ED681C">
            <w:rPr>
              <w:rFonts w:ascii="TH SarabunPSK" w:hAnsi="TH SarabunPSK" w:cs="TH SarabunPSK"/>
              <w:sz w:val="30"/>
              <w:szCs w:val="30"/>
              <w:cs/>
            </w:rPr>
            <w:delText>ฯ</w:delText>
          </w:r>
        </w:del>
        <w:r w:rsidR="00A671D8">
          <w:rPr>
            <w:rFonts w:ascii="TH SarabunPSK" w:hAnsi="TH SarabunPSK" w:cs="TH SarabunPSK"/>
            <w:sz w:val="30"/>
            <w:szCs w:val="30"/>
            <w:cs/>
          </w:rPr>
          <w:t xml:space="preserve"> </w:t>
        </w:r>
      </w:ins>
      <w:del w:id="1045" w:author="Kitti Ong-ajchaowlerd" w:date="2026-07-09T15:27:00Z" w16du:dateUtc="2026-07-09T08:27:00Z">
        <w:r w:rsidR="00830FCB" w:rsidRPr="00830FCB" w:rsidDel="00ED681C">
          <w:rPr>
            <w:rFonts w:ascii="TH SarabunPSK" w:hAnsi="TH SarabunPSK" w:cs="TH SarabunPSK"/>
            <w:sz w:val="30"/>
            <w:szCs w:val="30"/>
            <w:cs/>
          </w:rPr>
          <w:delText xml:space="preserve"> </w:delText>
        </w:r>
      </w:del>
      <w:r w:rsidR="00830FCB" w:rsidRPr="00830FCB">
        <w:rPr>
          <w:rFonts w:ascii="TH SarabunPSK" w:hAnsi="TH SarabunPSK" w:cs="TH SarabunPSK"/>
          <w:sz w:val="30"/>
          <w:szCs w:val="30"/>
          <w:cs/>
        </w:rPr>
        <w:t xml:space="preserve">เมดิกา แอสเซทส์ จำกัด แล้วเสร็จ สมควรดำเนินการเปลี่ยนแปลงรายชื่อผู้ถือหุ้น </w:t>
      </w:r>
    </w:p>
    <w:p w14:paraId="1EA26BC0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46" w:author="Kitti Ong-ajchaowlerd" w:date="2026-07-09T15:24:00Z" w16du:dateUtc="2026-07-09T08:24:00Z"/>
          <w:rFonts w:ascii="TH SarabunPSK" w:hAnsi="TH SarabunPSK" w:cs="TH SarabunPSK"/>
          <w:sz w:val="30"/>
          <w:szCs w:val="30"/>
        </w:rPr>
      </w:pPr>
      <w:ins w:id="1047" w:author="Kitti Ong-ajchaowlerd" w:date="2026-07-09T15:24:00Z" w16du:dateUtc="2026-07-09T08:24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>กรรมการ และกรรมการผู้มีอำนาจลงนามของ</w:t>
      </w:r>
      <w:del w:id="1048" w:author="Prapaphan Hosutharungsri" w:date="2026-06-30T14:08:00Z" w16du:dateUtc="2026-06-30T07:08:00Z">
        <w:r w:rsidR="00830FCB" w:rsidRPr="00830FCB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049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 xml:space="preserve">บริษัทฯ </w:t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>ดังกล่าว จึงขอหารือแนวทางการดำเนินการกับ</w:t>
      </w:r>
    </w:p>
    <w:p w14:paraId="565B2676" w14:textId="3EB773F9" w:rsidR="00830FCB" w:rsidRDefault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sz w:val="30"/>
          <w:szCs w:val="30"/>
        </w:rPr>
        <w:pPrChange w:id="1050" w:author="Kitti Ong-ajchaowlerd" w:date="2026-07-09T15:23:00Z" w16du:dateUtc="2026-07-09T08:23:00Z">
          <w:pPr>
            <w:spacing w:after="0"/>
            <w:jc w:val="thaiDistribute"/>
          </w:pPr>
        </w:pPrChange>
      </w:pPr>
      <w:ins w:id="1051" w:author="Kitti Ong-ajchaowlerd" w:date="2026-07-09T15:24:00Z" w16du:dateUtc="2026-07-09T08:24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>คณะกรรมการ</w:t>
      </w:r>
      <w:del w:id="1052" w:author="Prapaphan Hosutharungsri" w:date="2026-06-30T14:08:00Z" w16du:dateUtc="2026-06-30T07:08:00Z">
        <w:r w:rsidR="00830FCB" w:rsidRPr="00830FCB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053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 xml:space="preserve">บริษัทฯ </w:t>
        </w:r>
      </w:ins>
    </w:p>
    <w:p w14:paraId="3C6882C7" w14:textId="586910F4" w:rsidR="00830FCB" w:rsidRPr="00830FCB" w:rsidRDefault="00830FCB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sz w:val="30"/>
          <w:szCs w:val="30"/>
        </w:rPr>
        <w:pPrChange w:id="1054" w:author="Kitti Ong-ajchaowlerd" w:date="2026-07-09T15:23:00Z" w16du:dateUtc="2026-07-09T08:23:00Z">
          <w:pPr>
            <w:tabs>
              <w:tab w:val="left" w:pos="1134"/>
            </w:tabs>
            <w:spacing w:after="0"/>
            <w:jc w:val="thaiDistribute"/>
          </w:pPr>
        </w:pPrChange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ED681C">
        <w:rPr>
          <w:rFonts w:ascii="TH SarabunPSK" w:hAnsi="TH SarabunPSK" w:cs="TH SarabunPSK"/>
          <w:b/>
          <w:bCs/>
          <w:sz w:val="30"/>
          <w:szCs w:val="30"/>
          <w:cs/>
          <w:rPrChange w:id="1055" w:author="Kitti Ong-ajchaowlerd" w:date="2026-07-09T15:24:00Z" w16du:dateUtc="2026-07-09T08:24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 xml:space="preserve">ประธานฯ </w:t>
      </w:r>
      <w:r w:rsidRPr="00830FCB">
        <w:rPr>
          <w:rFonts w:ascii="TH SarabunPSK" w:hAnsi="TH SarabunPSK" w:cs="TH SarabunPSK"/>
          <w:sz w:val="30"/>
          <w:szCs w:val="30"/>
          <w:cs/>
        </w:rPr>
        <w:t>เชิญกรรมการทุกท่านร่วมแสดงความคิดเห็นและพิจารณาในประเด็นดังกล่าว</w:t>
      </w:r>
    </w:p>
    <w:p w14:paraId="4D074A63" w14:textId="77777777" w:rsidR="00ED681C" w:rsidRDefault="00830FCB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56" w:author="Kitti Ong-ajchaowlerd" w:date="2026-07-09T15:24:00Z" w16du:dateUtc="2026-07-09T08:24:00Z"/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  <w:cs/>
        </w:rPr>
        <w:tab/>
      </w:r>
      <w:r w:rsidRPr="00830FCB">
        <w:rPr>
          <w:rFonts w:ascii="TH SarabunPSK" w:hAnsi="TH SarabunPSK" w:cs="TH SarabunPSK"/>
          <w:sz w:val="30"/>
          <w:szCs w:val="30"/>
          <w:cs/>
        </w:rPr>
        <w:t xml:space="preserve">ที่ประชุมได้ร่วมกันพิจารณาและมีความเห็นว่า </w:t>
      </w:r>
      <w:r>
        <w:rPr>
          <w:rFonts w:ascii="TH SarabunPSK" w:hAnsi="TH SarabunPSK" w:cs="TH SarabunPSK" w:hint="cs"/>
          <w:sz w:val="30"/>
          <w:szCs w:val="30"/>
          <w:cs/>
        </w:rPr>
        <w:t>แม้</w:t>
      </w:r>
      <w:r w:rsidRPr="00830FCB">
        <w:rPr>
          <w:rFonts w:ascii="TH SarabunPSK" w:hAnsi="TH SarabunPSK" w:cs="TH SarabunPSK"/>
          <w:sz w:val="30"/>
          <w:szCs w:val="30"/>
          <w:cs/>
        </w:rPr>
        <w:t>ปัจจุบันกฎหมายกำหนดให้</w:t>
      </w:r>
      <w:del w:id="1057" w:author="Prapaphan Hosutharungsri" w:date="2026-06-30T14:08:00Z" w16du:dateUtc="2026-06-30T07:08:00Z">
        <w:r w:rsidRPr="00830FCB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058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 xml:space="preserve">บริษัทฯ </w:t>
        </w:r>
      </w:ins>
      <w:r w:rsidRPr="00830FCB">
        <w:rPr>
          <w:rFonts w:ascii="TH SarabunPSK" w:hAnsi="TH SarabunPSK" w:cs="TH SarabunPSK"/>
          <w:sz w:val="30"/>
          <w:szCs w:val="30"/>
          <w:cs/>
        </w:rPr>
        <w:t>จำกัดมี</w:t>
      </w:r>
      <w:r>
        <w:rPr>
          <w:rFonts w:ascii="TH SarabunPSK" w:hAnsi="TH SarabunPSK" w:cs="TH SarabunPSK" w:hint="cs"/>
          <w:sz w:val="30"/>
          <w:szCs w:val="30"/>
          <w:cs/>
        </w:rPr>
        <w:t>ชื่อ</w:t>
      </w:r>
    </w:p>
    <w:p w14:paraId="1DCD8106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59" w:author="Kitti Ong-ajchaowlerd" w:date="2026-07-09T15:24:00Z" w16du:dateUtc="2026-07-09T08:24:00Z"/>
          <w:rFonts w:ascii="TH SarabunPSK" w:hAnsi="TH SarabunPSK" w:cs="TH SarabunPSK"/>
          <w:sz w:val="30"/>
          <w:szCs w:val="30"/>
        </w:rPr>
      </w:pPr>
      <w:ins w:id="1060" w:author="Kitti Ong-ajchaowlerd" w:date="2026-07-09T15:24:00Z" w16du:dateUtc="2026-07-09T08:24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830FCB">
        <w:rPr>
          <w:rFonts w:ascii="TH SarabunPSK" w:hAnsi="TH SarabunPSK" w:cs="TH SarabunPSK" w:hint="cs"/>
          <w:sz w:val="30"/>
          <w:szCs w:val="30"/>
          <w:cs/>
        </w:rPr>
        <w:t>กรรมการในหนังสือจดทะเบียนนิติบุคคล</w:t>
      </w:r>
      <w:r w:rsidR="00830FCB" w:rsidRPr="00830FCB">
        <w:rPr>
          <w:rFonts w:ascii="TH SarabunPSK" w:hAnsi="TH SarabunPSK" w:cs="TH SarabunPSK"/>
          <w:sz w:val="30"/>
          <w:szCs w:val="30"/>
          <w:cs/>
        </w:rPr>
        <w:t xml:space="preserve">อย่างน้อย 2 ราย </w:t>
      </w:r>
      <w:r w:rsidR="00830FCB">
        <w:rPr>
          <w:rFonts w:ascii="TH SarabunPSK" w:hAnsi="TH SarabunPSK" w:cs="TH SarabunPSK" w:hint="cs"/>
          <w:sz w:val="30"/>
          <w:szCs w:val="30"/>
          <w:cs/>
        </w:rPr>
        <w:t>แต่เพื่อความเหมาะสมและความคล่องตัวใน</w:t>
      </w:r>
    </w:p>
    <w:p w14:paraId="0C9FF76F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61" w:author="Kitti Ong-ajchaowlerd" w:date="2026-07-09T15:24:00Z" w16du:dateUtc="2026-07-09T08:24:00Z"/>
          <w:rFonts w:ascii="TH SarabunPSK" w:hAnsi="TH SarabunPSK" w:cs="TH SarabunPSK"/>
          <w:sz w:val="30"/>
          <w:szCs w:val="30"/>
        </w:rPr>
      </w:pPr>
      <w:ins w:id="1062" w:author="Kitti Ong-ajchaowlerd" w:date="2026-07-09T15:24:00Z" w16du:dateUtc="2026-07-09T08:24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830FCB">
        <w:rPr>
          <w:rFonts w:ascii="TH SarabunPSK" w:hAnsi="TH SarabunPSK" w:cs="TH SarabunPSK" w:hint="cs"/>
          <w:sz w:val="30"/>
          <w:szCs w:val="30"/>
          <w:cs/>
        </w:rPr>
        <w:t>การบริหารงาน</w:t>
      </w:r>
      <w:r w:rsidR="00830FCB" w:rsidRPr="00830FCB">
        <w:rPr>
          <w:rFonts w:ascii="TH SarabunPSK" w:hAnsi="TH SarabunPSK" w:cs="TH SarabunPSK"/>
          <w:sz w:val="30"/>
          <w:szCs w:val="30"/>
          <w:cs/>
        </w:rPr>
        <w:t>จึงเห็นสมควรกำหนดให้</w:t>
      </w:r>
      <w:del w:id="1063" w:author="Prapaphan Hosutharungsri" w:date="2026-06-30T14:08:00Z" w16du:dateUtc="2026-06-30T07:08:00Z">
        <w:r w:rsidR="00830FCB" w:rsidRPr="00830FCB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064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 xml:space="preserve">บริษัทฯ </w:t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>มีกรรมการจำนวน 3 ท่าน ประกอบด้วย กรรมการเดิม</w:t>
      </w:r>
    </w:p>
    <w:p w14:paraId="1341BF56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65" w:author="Kitti Ong-ajchaowlerd" w:date="2026-07-09T15:25:00Z" w16du:dateUtc="2026-07-09T08:25:00Z"/>
          <w:rFonts w:ascii="TH SarabunPSK" w:hAnsi="TH SarabunPSK" w:cs="TH SarabunPSK"/>
          <w:sz w:val="30"/>
          <w:szCs w:val="30"/>
        </w:rPr>
      </w:pPr>
      <w:ins w:id="1066" w:author="Kitti Ong-ajchaowlerd" w:date="2026-07-09T15:24:00Z" w16du:dateUtc="2026-07-09T08:24:00Z">
        <w:r>
          <w:rPr>
            <w:rFonts w:ascii="TH SarabunPSK" w:hAnsi="TH SarabunPSK" w:cs="TH SarabunPSK"/>
            <w:sz w:val="30"/>
            <w:szCs w:val="30"/>
          </w:rPr>
          <w:tab/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>ของ</w:t>
      </w:r>
      <w:del w:id="1067" w:author="Prapaphan Hosutharungsri" w:date="2026-06-30T14:08:00Z" w16du:dateUtc="2026-06-30T07:08:00Z">
        <w:r w:rsidR="00830FCB" w:rsidRPr="00830FCB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068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>บริษัท</w:t>
        </w:r>
        <w:del w:id="1069" w:author="Kitti Ong-ajchaowlerd" w:date="2026-07-09T15:25:00Z" w16du:dateUtc="2026-07-09T08:25:00Z">
          <w:r w:rsidR="00A671D8" w:rsidDel="00ED681C">
            <w:rPr>
              <w:rFonts w:ascii="TH SarabunPSK" w:hAnsi="TH SarabunPSK" w:cs="TH SarabunPSK"/>
              <w:sz w:val="30"/>
              <w:szCs w:val="30"/>
              <w:cs/>
            </w:rPr>
            <w:delText xml:space="preserve">ฯ </w:delText>
          </w:r>
        </w:del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 xml:space="preserve"> เมดิกา แอสเซทส์ จำกัด จำนวน 1 ท่าน และแต่งตั้งเพิ่มเติม</w:t>
      </w:r>
      <w:ins w:id="1070" w:author="Kitti Ong-ajchaowlerd" w:date="2026-07-09T15:25:00Z" w16du:dateUtc="2026-07-09T08:25:00Z">
        <w:r>
          <w:rPr>
            <w:rFonts w:ascii="TH SarabunPSK" w:hAnsi="TH SarabunPSK" w:cs="TH SarabunPSK"/>
            <w:sz w:val="30"/>
            <w:szCs w:val="30"/>
          </w:rPr>
          <w:t xml:space="preserve"> 2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ท่าน</w:t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 xml:space="preserve"> ได้แก่ คุณวัชราภรณ์ </w:t>
      </w:r>
    </w:p>
    <w:p w14:paraId="2C32C6C4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71" w:author="Kitti Ong-ajchaowlerd" w:date="2026-07-09T15:25:00Z" w16du:dateUtc="2026-07-09T08:25:00Z"/>
          <w:rFonts w:ascii="TH SarabunPSK" w:hAnsi="TH SarabunPSK" w:cs="TH SarabunPSK"/>
          <w:sz w:val="30"/>
          <w:szCs w:val="30"/>
        </w:rPr>
      </w:pPr>
      <w:ins w:id="1072" w:author="Kitti Ong-ajchaowlerd" w:date="2026-07-09T15:25:00Z" w16du:dateUtc="2026-07-09T08:25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830FCB" w:rsidRPr="00830FCB">
        <w:rPr>
          <w:rFonts w:ascii="TH SarabunPSK" w:hAnsi="TH SarabunPSK" w:cs="TH SarabunPSK"/>
          <w:sz w:val="30"/>
          <w:szCs w:val="30"/>
          <w:cs/>
        </w:rPr>
        <w:t xml:space="preserve">สุวินย์ชัย และคุณกฤษฎา พฤติภัทร </w:t>
      </w:r>
      <w:r w:rsidR="00830FCB">
        <w:rPr>
          <w:rFonts w:ascii="TH SarabunPSK" w:hAnsi="TH SarabunPSK" w:cs="TH SarabunPSK" w:hint="cs"/>
          <w:sz w:val="30"/>
          <w:szCs w:val="30"/>
          <w:cs/>
        </w:rPr>
        <w:t>และ</w:t>
      </w:r>
      <w:r w:rsidR="00830FCB" w:rsidRPr="00830FCB">
        <w:rPr>
          <w:rFonts w:ascii="TH SarabunPSK" w:hAnsi="TH SarabunPSK" w:cs="TH SarabunPSK"/>
          <w:sz w:val="30"/>
          <w:szCs w:val="30"/>
          <w:cs/>
        </w:rPr>
        <w:t>กำหนด</w:t>
      </w:r>
      <w:r w:rsidR="00830FCB">
        <w:rPr>
          <w:rFonts w:ascii="TH SarabunPSK" w:hAnsi="TH SarabunPSK" w:cs="TH SarabunPSK" w:hint="cs"/>
          <w:sz w:val="30"/>
          <w:szCs w:val="30"/>
          <w:cs/>
        </w:rPr>
        <w:t>ให้</w:t>
      </w:r>
      <w:r w:rsidR="00830FCB" w:rsidRPr="00830FCB">
        <w:rPr>
          <w:rFonts w:ascii="TH SarabunPSK" w:hAnsi="TH SarabunPSK" w:cs="TH SarabunPSK"/>
          <w:sz w:val="30"/>
          <w:szCs w:val="30"/>
          <w:cs/>
        </w:rPr>
        <w:t>กรรมการ</w:t>
      </w:r>
      <w:r w:rsidR="00830FCB">
        <w:rPr>
          <w:rFonts w:ascii="TH SarabunPSK" w:hAnsi="TH SarabunPSK" w:cs="TH SarabunPSK" w:hint="cs"/>
          <w:sz w:val="30"/>
          <w:szCs w:val="30"/>
          <w:cs/>
        </w:rPr>
        <w:t xml:space="preserve">ผู้มีอำนาจลงนามเป็นจำนวน 2 ท่านใน 3 </w:t>
      </w:r>
    </w:p>
    <w:p w14:paraId="2C7B1CF2" w14:textId="34B986C3" w:rsidR="00830FCB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73" w:author="Kitti Ong-ajchaowlerd" w:date="2026-07-09T15:26:00Z" w16du:dateUtc="2026-07-09T08:26:00Z"/>
          <w:rFonts w:ascii="TH SarabunPSK" w:hAnsi="TH SarabunPSK" w:cs="TH SarabunPSK"/>
          <w:sz w:val="30"/>
          <w:szCs w:val="30"/>
        </w:rPr>
      </w:pPr>
      <w:ins w:id="1074" w:author="Kitti Ong-ajchaowlerd" w:date="2026-07-09T15:25:00Z" w16du:dateUtc="2026-07-09T08:25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830FCB">
        <w:rPr>
          <w:rFonts w:ascii="TH SarabunPSK" w:hAnsi="TH SarabunPSK" w:cs="TH SarabunPSK" w:hint="cs"/>
          <w:sz w:val="30"/>
          <w:szCs w:val="30"/>
          <w:cs/>
        </w:rPr>
        <w:t xml:space="preserve">ท่าน </w:t>
      </w:r>
      <w:r w:rsidR="00830FCB" w:rsidRPr="00830FCB">
        <w:rPr>
          <w:rFonts w:ascii="TH SarabunPSK" w:hAnsi="TH SarabunPSK" w:cs="TH SarabunPSK"/>
          <w:sz w:val="30"/>
          <w:szCs w:val="30"/>
          <w:cs/>
        </w:rPr>
        <w:t>ลงลายมือชื่อร่วมกัน</w:t>
      </w:r>
    </w:p>
    <w:p w14:paraId="7AEAF2E2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75" w:author="Kitti Ong-ajchaowlerd" w:date="2026-07-09T15:28:00Z" w16du:dateUtc="2026-07-09T08:28:00Z"/>
          <w:rFonts w:ascii="TH SarabunPSK" w:hAnsi="TH SarabunPSK" w:cs="TH SarabunPSK"/>
          <w:sz w:val="30"/>
          <w:szCs w:val="30"/>
        </w:rPr>
      </w:pPr>
      <w:ins w:id="1076" w:author="Kitti Ong-ajchaowlerd" w:date="2026-07-09T15:26:00Z" w16du:dateUtc="2026-07-09T08:26:00Z">
        <w:r w:rsidRPr="00ED681C">
          <w:rPr>
            <w:rFonts w:ascii="TH SarabunPSK" w:hAnsi="TH SarabunPSK" w:cs="TH SarabunPSK"/>
            <w:b/>
            <w:bCs/>
            <w:sz w:val="30"/>
            <w:szCs w:val="30"/>
            <w:cs/>
            <w:rPrChange w:id="1077" w:author="Kitti Ong-ajchaowlerd" w:date="2026-07-09T15:26:00Z" w16du:dateUtc="2026-07-09T08:26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>มติที่ประชุม</w:t>
        </w:r>
        <w:r>
          <w:rPr>
            <w:rFonts w:ascii="TH SarabunPSK" w:hAnsi="TH SarabunPSK" w:cs="TH SarabunPSK"/>
            <w:sz w:val="30"/>
            <w:szCs w:val="30"/>
            <w:cs/>
          </w:rPr>
          <w:tab/>
        </w:r>
        <w:r w:rsidRPr="00AA4150">
          <w:rPr>
            <w:rFonts w:ascii="TH SarabunPSK" w:hAnsi="TH SarabunPSK" w:cs="TH SarabunPSK"/>
            <w:b/>
            <w:sz w:val="30"/>
            <w:szCs w:val="30"/>
            <w:cs/>
          </w:rPr>
          <w:t>ที่ประชุม</w:t>
        </w:r>
        <w:r>
          <w:rPr>
            <w:rFonts w:ascii="TH SarabunPSK" w:hAnsi="TH SarabunPSK" w:cs="TH SarabunPSK" w:hint="cs"/>
            <w:b/>
            <w:sz w:val="30"/>
            <w:szCs w:val="30"/>
            <w:cs/>
          </w:rPr>
          <w:t>พิจารณาแล้ว มีมติเป็นเอกฉันท์ให้กรรมการของ</w:t>
        </w:r>
      </w:ins>
      <w:ins w:id="1078" w:author="Kitti Ong-ajchaowlerd" w:date="2026-07-09T15:27:00Z" w16du:dateUtc="2026-07-09T08:27:00Z">
        <w:r>
          <w:rPr>
            <w:rFonts w:ascii="TH SarabunPSK" w:hAnsi="TH SarabunPSK" w:cs="TH SarabunPSK"/>
            <w:sz w:val="30"/>
            <w:szCs w:val="30"/>
            <w:cs/>
          </w:rPr>
          <w:t xml:space="preserve">บริษัท </w:t>
        </w:r>
        <w:r w:rsidRPr="00830FCB">
          <w:rPr>
            <w:rFonts w:ascii="TH SarabunPSK" w:hAnsi="TH SarabunPSK" w:cs="TH SarabunPSK"/>
            <w:sz w:val="30"/>
            <w:szCs w:val="30"/>
            <w:cs/>
          </w:rPr>
          <w:t>เมดิกา แอสเซทส์ จำกัด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มีจำนวน </w:t>
        </w:r>
        <w:r>
          <w:rPr>
            <w:rFonts w:ascii="TH SarabunPSK" w:hAnsi="TH SarabunPSK" w:cs="TH SarabunPSK"/>
            <w:sz w:val="30"/>
            <w:szCs w:val="30"/>
          </w:rPr>
          <w:t>3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</w:t>
        </w:r>
      </w:ins>
    </w:p>
    <w:p w14:paraId="4DA6F63C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79" w:author="Kitti Ong-ajchaowlerd" w:date="2026-07-09T15:28:00Z" w16du:dateUtc="2026-07-09T08:28:00Z"/>
          <w:rFonts w:ascii="TH SarabunPSK" w:hAnsi="TH SarabunPSK" w:cs="TH SarabunPSK"/>
          <w:sz w:val="30"/>
          <w:szCs w:val="30"/>
        </w:rPr>
      </w:pPr>
      <w:ins w:id="1080" w:author="Kitti Ong-ajchaowlerd" w:date="2026-07-09T15:28:00Z" w16du:dateUtc="2026-07-09T08:28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ins w:id="1081" w:author="Kitti Ong-ajchaowlerd" w:date="2026-07-09T15:27:00Z" w16du:dateUtc="2026-07-09T08:27:00Z">
        <w:r>
          <w:rPr>
            <w:rFonts w:ascii="TH SarabunPSK" w:hAnsi="TH SarabunPSK" w:cs="TH SarabunPSK" w:hint="cs"/>
            <w:sz w:val="30"/>
            <w:szCs w:val="30"/>
            <w:cs/>
          </w:rPr>
          <w:t xml:space="preserve">ท่าน ประกอบด้วยกรรมการเดิม </w:t>
        </w:r>
        <w:r>
          <w:rPr>
            <w:rFonts w:ascii="TH SarabunPSK" w:hAnsi="TH SarabunPSK" w:cs="TH SarabunPSK"/>
            <w:sz w:val="30"/>
            <w:szCs w:val="30"/>
          </w:rPr>
          <w:t>1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ท่าน และแต่งตั้งเพิ่ม </w:t>
        </w:r>
        <w:r>
          <w:rPr>
            <w:rFonts w:ascii="TH SarabunPSK" w:hAnsi="TH SarabunPSK" w:cs="TH SarabunPSK"/>
            <w:sz w:val="30"/>
            <w:szCs w:val="30"/>
          </w:rPr>
          <w:t>2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ท่าน ได้แก่คุณ</w:t>
        </w:r>
        <w:r w:rsidRPr="00830FCB">
          <w:rPr>
            <w:rFonts w:ascii="TH SarabunPSK" w:hAnsi="TH SarabunPSK" w:cs="TH SarabunPSK"/>
            <w:sz w:val="30"/>
            <w:szCs w:val="30"/>
            <w:cs/>
          </w:rPr>
          <w:t>คุณวัชราภรณ์</w:t>
        </w:r>
      </w:ins>
      <w:ins w:id="1082" w:author="Kitti Ong-ajchaowlerd" w:date="2026-07-09T15:28:00Z" w16du:dateUtc="2026-07-09T08:28:00Z">
        <w:r>
          <w:rPr>
            <w:rFonts w:ascii="TH SarabunPSK" w:hAnsi="TH SarabunPSK" w:cs="TH SarabunPSK" w:hint="cs"/>
            <w:sz w:val="30"/>
            <w:szCs w:val="30"/>
            <w:cs/>
          </w:rPr>
          <w:t xml:space="preserve"> </w:t>
        </w:r>
      </w:ins>
      <w:ins w:id="1083" w:author="Kitti Ong-ajchaowlerd" w:date="2026-07-09T15:27:00Z" w16du:dateUtc="2026-07-09T08:27:00Z">
        <w:r w:rsidRPr="00830FCB">
          <w:rPr>
            <w:rFonts w:ascii="TH SarabunPSK" w:hAnsi="TH SarabunPSK" w:cs="TH SarabunPSK"/>
            <w:sz w:val="30"/>
            <w:szCs w:val="30"/>
            <w:cs/>
          </w:rPr>
          <w:t>สุวินย์ชัย และ</w:t>
        </w:r>
      </w:ins>
    </w:p>
    <w:p w14:paraId="7B1D7EB7" w14:textId="77777777" w:rsidR="00ED681C" w:rsidRDefault="00ED681C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84" w:author="Kitti Ong-ajchaowlerd" w:date="2026-07-09T15:28:00Z" w16du:dateUtc="2026-07-09T08:28:00Z"/>
          <w:rFonts w:ascii="TH SarabunPSK" w:hAnsi="TH SarabunPSK" w:cs="TH SarabunPSK"/>
          <w:sz w:val="30"/>
          <w:szCs w:val="30"/>
        </w:rPr>
      </w:pPr>
      <w:ins w:id="1085" w:author="Kitti Ong-ajchaowlerd" w:date="2026-07-09T15:28:00Z" w16du:dateUtc="2026-07-09T08:28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ins w:id="1086" w:author="Kitti Ong-ajchaowlerd" w:date="2026-07-09T15:27:00Z" w16du:dateUtc="2026-07-09T08:27:00Z">
        <w:r w:rsidRPr="00830FCB">
          <w:rPr>
            <w:rFonts w:ascii="TH SarabunPSK" w:hAnsi="TH SarabunPSK" w:cs="TH SarabunPSK"/>
            <w:sz w:val="30"/>
            <w:szCs w:val="30"/>
            <w:cs/>
          </w:rPr>
          <w:t xml:space="preserve">คุณกฤษฎา พฤติภัทร </w:t>
        </w:r>
        <w:r>
          <w:rPr>
            <w:rFonts w:ascii="TH SarabunPSK" w:hAnsi="TH SarabunPSK" w:cs="TH SarabunPSK" w:hint="cs"/>
            <w:sz w:val="30"/>
            <w:szCs w:val="30"/>
            <w:cs/>
          </w:rPr>
          <w:t>และ</w:t>
        </w:r>
        <w:r w:rsidRPr="00830FCB">
          <w:rPr>
            <w:rFonts w:ascii="TH SarabunPSK" w:hAnsi="TH SarabunPSK" w:cs="TH SarabunPSK"/>
            <w:sz w:val="30"/>
            <w:szCs w:val="30"/>
            <w:cs/>
          </w:rPr>
          <w:t>กำหนด</w:t>
        </w:r>
        <w:r>
          <w:rPr>
            <w:rFonts w:ascii="TH SarabunPSK" w:hAnsi="TH SarabunPSK" w:cs="TH SarabunPSK" w:hint="cs"/>
            <w:sz w:val="30"/>
            <w:szCs w:val="30"/>
            <w:cs/>
          </w:rPr>
          <w:t>ให้</w:t>
        </w:r>
        <w:r w:rsidRPr="00830FCB">
          <w:rPr>
            <w:rFonts w:ascii="TH SarabunPSK" w:hAnsi="TH SarabunPSK" w:cs="TH SarabunPSK"/>
            <w:sz w:val="30"/>
            <w:szCs w:val="30"/>
            <w:cs/>
          </w:rPr>
          <w:t>กรรมการ</w:t>
        </w:r>
        <w:r>
          <w:rPr>
            <w:rFonts w:ascii="TH SarabunPSK" w:hAnsi="TH SarabunPSK" w:cs="TH SarabunPSK" w:hint="cs"/>
            <w:sz w:val="30"/>
            <w:szCs w:val="30"/>
            <w:cs/>
          </w:rPr>
          <w:t>ผู้มีอำนาจลงนามเป็นจำนวน 2 ท่านใน 3</w:t>
        </w:r>
      </w:ins>
      <w:ins w:id="1087" w:author="Kitti Ong-ajchaowlerd" w:date="2026-07-09T15:28:00Z" w16du:dateUtc="2026-07-09T08:28:00Z">
        <w:r>
          <w:rPr>
            <w:rFonts w:ascii="TH SarabunPSK" w:hAnsi="TH SarabunPSK" w:cs="TH SarabunPSK" w:hint="cs"/>
            <w:sz w:val="30"/>
            <w:szCs w:val="30"/>
            <w:cs/>
          </w:rPr>
          <w:t xml:space="preserve"> </w:t>
        </w:r>
      </w:ins>
      <w:ins w:id="1088" w:author="Kitti Ong-ajchaowlerd" w:date="2026-07-09T15:27:00Z" w16du:dateUtc="2026-07-09T08:27:00Z">
        <w:r>
          <w:rPr>
            <w:rFonts w:ascii="TH SarabunPSK" w:hAnsi="TH SarabunPSK" w:cs="TH SarabunPSK"/>
            <w:sz w:val="30"/>
            <w:szCs w:val="30"/>
            <w:cs/>
          </w:rPr>
          <w:tab/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ท่าน </w:t>
        </w:r>
      </w:ins>
    </w:p>
    <w:p w14:paraId="5F3969C0" w14:textId="5A35B9E9" w:rsidR="00ED681C" w:rsidRPr="00ED681C" w:rsidRDefault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sz w:val="30"/>
          <w:szCs w:val="30"/>
          <w:cs/>
        </w:rPr>
        <w:pPrChange w:id="1089" w:author="Kitti Ong-ajchaowlerd" w:date="2026-07-09T15:23:00Z" w16du:dateUtc="2026-07-09T08:23:00Z">
          <w:pPr>
            <w:tabs>
              <w:tab w:val="left" w:pos="1134"/>
            </w:tabs>
            <w:spacing w:after="0"/>
            <w:jc w:val="thaiDistribute"/>
          </w:pPr>
        </w:pPrChange>
      </w:pPr>
      <w:ins w:id="1090" w:author="Kitti Ong-ajchaowlerd" w:date="2026-07-09T15:28:00Z" w16du:dateUtc="2026-07-09T08:28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ins w:id="1091" w:author="Kitti Ong-ajchaowlerd" w:date="2026-07-09T15:27:00Z" w16du:dateUtc="2026-07-09T08:27:00Z">
        <w:r w:rsidRPr="00830FCB">
          <w:rPr>
            <w:rFonts w:ascii="TH SarabunPSK" w:hAnsi="TH SarabunPSK" w:cs="TH SarabunPSK"/>
            <w:sz w:val="30"/>
            <w:szCs w:val="30"/>
            <w:cs/>
          </w:rPr>
          <w:t>ลงลายมือชื่อร่วมกัน</w:t>
        </w:r>
      </w:ins>
    </w:p>
    <w:p w14:paraId="6F40DA05" w14:textId="552DBE0A" w:rsidR="00D50C30" w:rsidDel="00F932A9" w:rsidRDefault="00D50C30" w:rsidP="00ED681C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del w:id="1092" w:author="Kitti Ong-ajchaowlerd" w:date="2026-07-09T15:25:00Z" w16du:dateUtc="2026-07-09T08:25:00Z"/>
          <w:rFonts w:ascii="TH SarabunPSK" w:hAnsi="TH SarabunPSK" w:cs="TH SarabunPSK"/>
          <w:sz w:val="30"/>
          <w:szCs w:val="30"/>
        </w:rPr>
      </w:pPr>
    </w:p>
    <w:p w14:paraId="6AA6F504" w14:textId="77777777" w:rsidR="00F932A9" w:rsidRDefault="00F932A9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093" w:author="Kitti Ong-ajchaowlerd" w:date="2026-07-09T16:28:00Z" w16du:dateUtc="2026-07-09T09:28:00Z"/>
          <w:rFonts w:ascii="TH SarabunPSK" w:hAnsi="TH SarabunPSK" w:cs="TH SarabunPSK"/>
          <w:sz w:val="30"/>
          <w:szCs w:val="30"/>
        </w:rPr>
        <w:pPrChange w:id="1094" w:author="Kitti Ong-ajchaowlerd" w:date="2026-07-09T15:23:00Z" w16du:dateUtc="2026-07-09T08:23:00Z">
          <w:pPr>
            <w:jc w:val="thaiDistribute"/>
          </w:pPr>
        </w:pPrChange>
      </w:pPr>
    </w:p>
    <w:p w14:paraId="49B4E4F0" w14:textId="2DC6FE31" w:rsidR="00CA1F2C" w:rsidRDefault="008C296A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sz w:val="30"/>
          <w:szCs w:val="30"/>
        </w:rPr>
        <w:pPrChange w:id="1095" w:author="Kitti Ong-ajchaowlerd" w:date="2026-07-09T15:25:00Z" w16du:dateUtc="2026-07-09T08:25:00Z">
          <w:pPr>
            <w:spacing w:after="0"/>
            <w:ind w:firstLine="1134"/>
            <w:jc w:val="thaiDistribute"/>
          </w:pPr>
        </w:pPrChange>
      </w:pPr>
      <w:r w:rsidRPr="00C86A67">
        <w:rPr>
          <w:rFonts w:ascii="TH SarabunPSK" w:hAnsi="TH SarabunPSK" w:cs="TH SarabunPSK" w:hint="cs"/>
          <w:b/>
          <w:bCs/>
          <w:sz w:val="30"/>
          <w:szCs w:val="30"/>
          <w:cs/>
        </w:rPr>
        <w:t xml:space="preserve">วาระที่ </w:t>
      </w:r>
      <w:r w:rsidRPr="00C86A67">
        <w:rPr>
          <w:rFonts w:ascii="TH SarabunPSK" w:hAnsi="TH SarabunPSK" w:cs="TH SarabunPSK"/>
          <w:b/>
          <w:bCs/>
          <w:sz w:val="30"/>
          <w:szCs w:val="30"/>
        </w:rPr>
        <w:t>5.</w:t>
      </w:r>
      <w:r>
        <w:rPr>
          <w:rFonts w:ascii="TH SarabunPSK" w:hAnsi="TH SarabunPSK" w:cs="TH SarabunPSK"/>
          <w:b/>
          <w:bCs/>
          <w:sz w:val="30"/>
          <w:szCs w:val="30"/>
        </w:rPr>
        <w:t>2</w:t>
      </w:r>
      <w:r>
        <w:rPr>
          <w:rFonts w:ascii="TH SarabunPSK" w:hAnsi="TH SarabunPSK" w:cs="TH SarabunPSK"/>
          <w:sz w:val="30"/>
          <w:szCs w:val="30"/>
        </w:rPr>
        <w:t xml:space="preserve"> </w:t>
      </w:r>
      <w:ins w:id="1096" w:author="Kitti Ong-ajchaowlerd" w:date="2026-07-09T15:25:00Z" w16du:dateUtc="2026-07-09T08:25:00Z">
        <w:r w:rsidR="00ED681C">
          <w:rPr>
            <w:rFonts w:ascii="TH SarabunPSK" w:hAnsi="TH SarabunPSK" w:cs="TH SarabunPSK"/>
            <w:sz w:val="30"/>
            <w:szCs w:val="30"/>
            <w:cs/>
          </w:rPr>
          <w:tab/>
        </w:r>
      </w:ins>
      <w:r w:rsidR="00CA1F2C" w:rsidRPr="00F23A29">
        <w:rPr>
          <w:rFonts w:ascii="TH SarabunPSK" w:hAnsi="TH SarabunPSK" w:cs="TH SarabunPSK"/>
          <w:b/>
          <w:bCs/>
          <w:sz w:val="30"/>
          <w:szCs w:val="30"/>
          <w:cs/>
        </w:rPr>
        <w:t>การเตรียมข้อมูลสำหรับการประชุมครั้งถัดไป</w:t>
      </w:r>
    </w:p>
    <w:p w14:paraId="215C55BA" w14:textId="77777777" w:rsidR="008361B7" w:rsidRDefault="00CA1F2C" w:rsidP="00ED681C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097" w:author="Kitti Ong-ajchaowlerd" w:date="2026-07-09T15:32:00Z" w16du:dateUtc="2026-07-09T08:32:00Z"/>
          <w:rFonts w:ascii="TH SarabunPSK" w:hAnsi="TH SarabunPSK" w:cs="TH SarabunPSK"/>
          <w:sz w:val="30"/>
          <w:szCs w:val="30"/>
        </w:rPr>
      </w:pPr>
      <w:r w:rsidRPr="008361B7">
        <w:rPr>
          <w:rFonts w:ascii="TH SarabunPSK" w:hAnsi="TH SarabunPSK" w:cs="TH SarabunPSK"/>
          <w:b/>
          <w:bCs/>
          <w:sz w:val="30"/>
          <w:szCs w:val="30"/>
          <w:cs/>
          <w:rPrChange w:id="1098" w:author="Kitti Ong-ajchaowlerd" w:date="2026-07-09T15:32:00Z" w16du:dateUtc="2026-07-09T08:32:00Z">
            <w:rPr>
              <w:rFonts w:ascii="TH SarabunPSK" w:hAnsi="TH SarabunPSK" w:cs="TH SarabunPSK"/>
              <w:sz w:val="30"/>
              <w:szCs w:val="30"/>
              <w:cs/>
            </w:rPr>
          </w:rPrChange>
        </w:rPr>
        <w:t>ประธานฯ</w:t>
      </w:r>
      <w:r w:rsidRPr="00CA1F2C">
        <w:rPr>
          <w:rFonts w:ascii="TH SarabunPSK" w:hAnsi="TH SarabunPSK" w:cs="TH SarabunPSK"/>
          <w:sz w:val="30"/>
          <w:szCs w:val="30"/>
          <w:cs/>
        </w:rPr>
        <w:t xml:space="preserve"> แจ้งต่อที่ประชุมว่า ในการประชุมครั้งถัดไป ขอให้ฝ่ายจัดการจัดเตรียมข้อมูลเพิ่มเติมเพื่อ</w:t>
      </w:r>
    </w:p>
    <w:p w14:paraId="5CCDF433" w14:textId="566E55F4" w:rsidR="008361B7" w:rsidRDefault="00CA1F2C" w:rsidP="00ED681C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099" w:author="Kitti Ong-ajchaowlerd" w:date="2026-07-09T15:33:00Z" w16du:dateUtc="2026-07-09T08:33:00Z"/>
          <w:rFonts w:ascii="TH SarabunPSK" w:hAnsi="TH SarabunPSK" w:cs="TH SarabunPSK"/>
          <w:sz w:val="30"/>
          <w:szCs w:val="30"/>
        </w:rPr>
      </w:pPr>
      <w:r w:rsidRPr="00CA1F2C">
        <w:rPr>
          <w:rFonts w:ascii="TH SarabunPSK" w:hAnsi="TH SarabunPSK" w:cs="TH SarabunPSK"/>
          <w:sz w:val="30"/>
          <w:szCs w:val="30"/>
          <w:cs/>
        </w:rPr>
        <w:t xml:space="preserve">รายงานต่อที่ประชุม </w:t>
      </w:r>
      <w:del w:id="1100" w:author="Kitti Ong-ajchaowlerd" w:date="2026-07-09T15:33:00Z" w16du:dateUtc="2026-07-09T08:33:00Z">
        <w:r w:rsidRPr="00CA1F2C" w:rsidDel="008361B7">
          <w:rPr>
            <w:rFonts w:ascii="TH SarabunPSK" w:hAnsi="TH SarabunPSK" w:cs="TH SarabunPSK"/>
            <w:sz w:val="30"/>
            <w:szCs w:val="30"/>
            <w:cs/>
          </w:rPr>
          <w:delText xml:space="preserve">ประกอบด้วย </w:delText>
        </w:r>
      </w:del>
      <w:ins w:id="1101" w:author="Kitti Ong-ajchaowlerd" w:date="2026-07-09T15:33:00Z" w16du:dateUtc="2026-07-09T08:33:00Z">
        <w:r w:rsidR="008361B7" w:rsidRPr="00CA1F2C">
          <w:rPr>
            <w:rFonts w:ascii="TH SarabunPSK" w:hAnsi="TH SarabunPSK" w:cs="TH SarabunPSK"/>
            <w:sz w:val="30"/>
            <w:szCs w:val="30"/>
            <w:cs/>
          </w:rPr>
          <w:t xml:space="preserve"> </w:t>
        </w:r>
      </w:ins>
    </w:p>
    <w:p w14:paraId="126A911E" w14:textId="1CF671BA" w:rsidR="008361B7" w:rsidRDefault="00CA1F2C" w:rsidP="00ED681C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102" w:author="Kitti Ong-ajchaowlerd" w:date="2026-07-09T15:32:00Z" w16du:dateUtc="2026-07-09T08:32:00Z"/>
          <w:rFonts w:ascii="TH SarabunPSK" w:hAnsi="TH SarabunPSK" w:cs="TH SarabunPSK"/>
          <w:sz w:val="30"/>
          <w:szCs w:val="30"/>
        </w:rPr>
      </w:pPr>
      <w:del w:id="1103" w:author="Kitti Ong-ajchaowlerd" w:date="2026-07-09T15:32:00Z" w16du:dateUtc="2026-07-09T08:32:00Z">
        <w:r w:rsidRPr="00CA1F2C" w:rsidDel="008361B7">
          <w:rPr>
            <w:rFonts w:ascii="TH SarabunPSK" w:hAnsi="TH SarabunPSK" w:cs="TH SarabunPSK"/>
            <w:sz w:val="30"/>
            <w:szCs w:val="30"/>
            <w:cs/>
          </w:rPr>
          <w:delText>(</w:delText>
        </w:r>
      </w:del>
      <w:r w:rsidRPr="00CA1F2C">
        <w:rPr>
          <w:rFonts w:ascii="TH SarabunPSK" w:hAnsi="TH SarabunPSK" w:cs="TH SarabunPSK"/>
          <w:sz w:val="30"/>
          <w:szCs w:val="30"/>
        </w:rPr>
        <w:t>1</w:t>
      </w:r>
      <w:del w:id="1104" w:author="Kitti Ong-ajchaowlerd" w:date="2026-07-09T15:32:00Z" w16du:dateUtc="2026-07-09T08:32:00Z">
        <w:r w:rsidRPr="00CA1F2C" w:rsidDel="008361B7">
          <w:rPr>
            <w:rFonts w:ascii="TH SarabunPSK" w:hAnsi="TH SarabunPSK" w:cs="TH SarabunPSK"/>
            <w:sz w:val="30"/>
            <w:szCs w:val="30"/>
          </w:rPr>
          <w:delText>)</w:delText>
        </w:r>
      </w:del>
      <w:ins w:id="1105" w:author="Kitti Ong-ajchaowlerd" w:date="2026-07-09T15:32:00Z" w16du:dateUtc="2026-07-09T08:32:00Z">
        <w:r w:rsidR="008361B7">
          <w:rPr>
            <w:rFonts w:ascii="TH SarabunPSK" w:hAnsi="TH SarabunPSK" w:cs="TH SarabunPSK"/>
            <w:sz w:val="30"/>
            <w:szCs w:val="30"/>
          </w:rPr>
          <w:t>.</w:t>
        </w:r>
      </w:ins>
      <w:r w:rsidRPr="00CA1F2C">
        <w:rPr>
          <w:rFonts w:ascii="TH SarabunPSK" w:hAnsi="TH SarabunPSK" w:cs="TH SarabunPSK"/>
          <w:sz w:val="30"/>
          <w:szCs w:val="30"/>
        </w:rPr>
        <w:t xml:space="preserve"> </w:t>
      </w:r>
      <w:ins w:id="1106" w:author="Kitti Ong-ajchaowlerd" w:date="2026-07-09T15:32:00Z" w16du:dateUtc="2026-07-09T08:32:00Z">
        <w:r w:rsidR="008361B7">
          <w:rPr>
            <w:rFonts w:ascii="TH SarabunPSK" w:hAnsi="TH SarabunPSK" w:cs="TH SarabunPSK"/>
            <w:sz w:val="30"/>
            <w:szCs w:val="30"/>
          </w:rPr>
          <w:tab/>
        </w:r>
      </w:ins>
      <w:r w:rsidRPr="00CA1F2C">
        <w:rPr>
          <w:rFonts w:ascii="TH SarabunPSK" w:hAnsi="TH SarabunPSK" w:cs="TH SarabunPSK"/>
          <w:sz w:val="30"/>
          <w:szCs w:val="30"/>
          <w:cs/>
        </w:rPr>
        <w:t xml:space="preserve">รายงานความคืบหน้าการดำเนินงานของคณะกรรมการชุดย่อย และ </w:t>
      </w:r>
      <w:del w:id="1107" w:author="Kitti Ong-ajchaowlerd" w:date="2026-07-09T15:32:00Z" w16du:dateUtc="2026-07-09T08:32:00Z">
        <w:r w:rsidRPr="00F774D7" w:rsidDel="008361B7">
          <w:rPr>
            <w:rFonts w:ascii="TH SarabunPSK" w:hAnsi="TH SarabunPSK" w:cs="TH SarabunPSK"/>
            <w:sz w:val="30"/>
            <w:szCs w:val="30"/>
            <w:cs/>
          </w:rPr>
          <w:delText>(</w:delText>
        </w:r>
      </w:del>
    </w:p>
    <w:p w14:paraId="2F5541AB" w14:textId="77777777" w:rsidR="008361B7" w:rsidRDefault="00CA1F2C" w:rsidP="00ED681C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108" w:author="Kitti Ong-ajchaowlerd" w:date="2026-07-09T15:37:00Z" w16du:dateUtc="2026-07-09T08:37:00Z"/>
          <w:rFonts w:ascii="TH SarabunPSK" w:hAnsi="TH SarabunPSK" w:cs="TH SarabunPSK"/>
          <w:sz w:val="30"/>
          <w:szCs w:val="30"/>
        </w:rPr>
      </w:pPr>
      <w:r w:rsidRPr="00F774D7">
        <w:rPr>
          <w:rFonts w:ascii="TH SarabunPSK" w:hAnsi="TH SarabunPSK" w:cs="TH SarabunPSK"/>
          <w:sz w:val="30"/>
          <w:szCs w:val="30"/>
        </w:rPr>
        <w:t>2</w:t>
      </w:r>
      <w:del w:id="1109" w:author="Kitti Ong-ajchaowlerd" w:date="2026-07-09T15:32:00Z" w16du:dateUtc="2026-07-09T08:32:00Z">
        <w:r w:rsidRPr="00F774D7" w:rsidDel="008361B7">
          <w:rPr>
            <w:rFonts w:ascii="TH SarabunPSK" w:hAnsi="TH SarabunPSK" w:cs="TH SarabunPSK"/>
            <w:sz w:val="30"/>
            <w:szCs w:val="30"/>
          </w:rPr>
          <w:delText>)</w:delText>
        </w:r>
      </w:del>
      <w:ins w:id="1110" w:author="Kitti Ong-ajchaowlerd" w:date="2026-07-09T15:32:00Z" w16du:dateUtc="2026-07-09T08:32:00Z">
        <w:r w:rsidR="008361B7">
          <w:rPr>
            <w:rFonts w:ascii="TH SarabunPSK" w:hAnsi="TH SarabunPSK" w:cs="TH SarabunPSK"/>
            <w:sz w:val="30"/>
            <w:szCs w:val="30"/>
          </w:rPr>
          <w:t>.</w:t>
        </w:r>
      </w:ins>
      <w:r w:rsidRPr="00F774D7">
        <w:rPr>
          <w:rFonts w:ascii="TH SarabunPSK" w:hAnsi="TH SarabunPSK" w:cs="TH SarabunPSK"/>
          <w:sz w:val="30"/>
          <w:szCs w:val="30"/>
        </w:rPr>
        <w:t xml:space="preserve"> </w:t>
      </w:r>
      <w:ins w:id="1111" w:author="Kitti Ong-ajchaowlerd" w:date="2026-07-09T15:32:00Z" w16du:dateUtc="2026-07-09T08:32:00Z">
        <w:r w:rsidR="008361B7">
          <w:rPr>
            <w:rFonts w:ascii="TH SarabunPSK" w:hAnsi="TH SarabunPSK" w:cs="TH SarabunPSK"/>
            <w:sz w:val="30"/>
            <w:szCs w:val="30"/>
          </w:rPr>
          <w:tab/>
        </w:r>
      </w:ins>
      <w:r w:rsidRPr="00F774D7">
        <w:rPr>
          <w:rFonts w:ascii="TH SarabunPSK" w:hAnsi="TH SarabunPSK" w:cs="TH SarabunPSK"/>
          <w:sz w:val="30"/>
          <w:szCs w:val="30"/>
          <w:cs/>
        </w:rPr>
        <w:t>รายงานความคืบหน้าการดำเนินงานของ</w:t>
      </w:r>
      <w:del w:id="1112" w:author="Prapaphan Hosutharungsri" w:date="2026-06-30T14:08:00Z" w16du:dateUtc="2026-06-30T07:08:00Z">
        <w:r w:rsidRPr="00F774D7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113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 xml:space="preserve">บริษัทฯ </w:t>
        </w:r>
      </w:ins>
      <w:del w:id="1114" w:author="Kitti Ong-ajchaowlerd" w:date="2026-07-09T15:33:00Z" w16du:dateUtc="2026-07-09T08:33:00Z">
        <w:r w:rsidRPr="00F774D7" w:rsidDel="008361B7">
          <w:rPr>
            <w:rFonts w:ascii="TH SarabunPSK" w:hAnsi="TH SarabunPSK" w:cs="TH SarabunPSK"/>
            <w:sz w:val="30"/>
            <w:szCs w:val="30"/>
            <w:cs/>
          </w:rPr>
          <w:delText>ย่อย</w:delText>
        </w:r>
        <w:r w:rsidR="004F5EE3" w:rsidRPr="00F774D7" w:rsidDel="008361B7">
          <w:rPr>
            <w:rFonts w:ascii="TH SarabunPSK" w:hAnsi="TH SarabunPSK" w:cs="TH SarabunPSK"/>
            <w:sz w:val="30"/>
            <w:szCs w:val="30"/>
          </w:rPr>
          <w:delText xml:space="preserve"> </w:delText>
        </w:r>
      </w:del>
      <w:ins w:id="1115" w:author="Kitti Ong-ajchaowlerd" w:date="2026-07-09T15:33:00Z" w16du:dateUtc="2026-07-09T08:33:00Z">
        <w:r w:rsidR="008361B7">
          <w:rPr>
            <w:rFonts w:ascii="TH SarabunPSK" w:hAnsi="TH SarabunPSK" w:cs="TH SarabunPSK" w:hint="cs"/>
            <w:sz w:val="30"/>
            <w:szCs w:val="30"/>
            <w:cs/>
          </w:rPr>
          <w:t>ในเครือ</w:t>
        </w:r>
      </w:ins>
      <w:ins w:id="1116" w:author="Kitti Ong-ajchaowlerd" w:date="2026-07-09T15:35:00Z" w16du:dateUtc="2026-07-09T08:35:00Z">
        <w:r w:rsidR="008361B7">
          <w:rPr>
            <w:rFonts w:ascii="TH SarabunPSK" w:hAnsi="TH SarabunPSK" w:cs="TH SarabunPSK" w:hint="cs"/>
            <w:sz w:val="30"/>
            <w:szCs w:val="30"/>
            <w:cs/>
          </w:rPr>
          <w:t xml:space="preserve"> โดยนำมารายงานในวาระเพื่อทราบ </w:t>
        </w:r>
      </w:ins>
    </w:p>
    <w:p w14:paraId="03DBBCC2" w14:textId="2939649D" w:rsidR="008361B7" w:rsidRDefault="008361B7" w:rsidP="00ED681C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117" w:author="Kitti Ong-ajchaowlerd" w:date="2026-07-09T15:34:00Z" w16du:dateUtc="2026-07-09T08:34:00Z"/>
          <w:rFonts w:ascii="TH SarabunPSK" w:hAnsi="TH SarabunPSK" w:cs="TH SarabunPSK"/>
          <w:sz w:val="30"/>
          <w:szCs w:val="30"/>
        </w:rPr>
      </w:pPr>
      <w:ins w:id="1118" w:author="Kitti Ong-ajchaowlerd" w:date="2026-07-09T15:37:00Z" w16du:dateUtc="2026-07-09T08:37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ins w:id="1119" w:author="Kitti Ong-ajchaowlerd" w:date="2026-07-09T15:35:00Z" w16du:dateUtc="2026-07-09T08:35:00Z">
        <w:r>
          <w:rPr>
            <w:rFonts w:ascii="TH SarabunPSK" w:hAnsi="TH SarabunPSK" w:cs="TH SarabunPSK" w:hint="cs"/>
            <w:sz w:val="30"/>
            <w:szCs w:val="30"/>
            <w:cs/>
          </w:rPr>
          <w:t>เพื่อให้เหมาะสมกั</w:t>
        </w:r>
      </w:ins>
      <w:ins w:id="1120" w:author="Kitti Ong-ajchaowlerd" w:date="2026-07-09T15:36:00Z" w16du:dateUtc="2026-07-09T08:36:00Z">
        <w:r>
          <w:rPr>
            <w:rFonts w:ascii="TH SarabunPSK" w:hAnsi="TH SarabunPSK" w:cs="TH SarabunPSK" w:hint="cs"/>
            <w:sz w:val="30"/>
            <w:szCs w:val="30"/>
            <w:cs/>
          </w:rPr>
          <w:t>บเวลาการประชุม</w:t>
        </w:r>
      </w:ins>
    </w:p>
    <w:p w14:paraId="4B37FD39" w14:textId="77777777" w:rsidR="008361B7" w:rsidRDefault="008361B7" w:rsidP="008361B7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121" w:author="Kitti Ong-ajchaowlerd" w:date="2026-07-09T15:37:00Z" w16du:dateUtc="2026-07-09T08:37:00Z"/>
          <w:rFonts w:ascii="TH SarabunPSK" w:hAnsi="TH SarabunPSK" w:cs="TH SarabunPSK"/>
          <w:sz w:val="30"/>
          <w:szCs w:val="30"/>
        </w:rPr>
      </w:pPr>
      <w:ins w:id="1122" w:author="Kitti Ong-ajchaowlerd" w:date="2026-07-09T15:34:00Z" w16du:dateUtc="2026-07-09T08:34:00Z">
        <w:r w:rsidRPr="008361B7">
          <w:rPr>
            <w:rFonts w:ascii="TH SarabunPSK" w:hAnsi="TH SarabunPSK" w:cs="TH SarabunPSK"/>
            <w:b/>
            <w:bCs/>
            <w:sz w:val="30"/>
            <w:szCs w:val="30"/>
            <w:cs/>
            <w:rPrChange w:id="1123" w:author="Kitti Ong-ajchaowlerd" w:date="2026-07-09T15:37:00Z" w16du:dateUtc="2026-07-09T08:37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>ประธานเจ้าหน</w:t>
        </w:r>
      </w:ins>
      <w:ins w:id="1124" w:author="Kitti Ong-ajchaowlerd" w:date="2026-07-09T15:37:00Z" w16du:dateUtc="2026-07-09T08:37:00Z">
        <w:r w:rsidRPr="008361B7">
          <w:rPr>
            <w:rFonts w:ascii="TH SarabunPSK" w:hAnsi="TH SarabunPSK" w:cs="TH SarabunPSK"/>
            <w:b/>
            <w:bCs/>
            <w:sz w:val="30"/>
            <w:szCs w:val="30"/>
            <w:cs/>
            <w:rPrChange w:id="1125" w:author="Kitti Ong-ajchaowlerd" w:date="2026-07-09T15:37:00Z" w16du:dateUtc="2026-07-09T08:37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>้า</w:t>
        </w:r>
      </w:ins>
      <w:ins w:id="1126" w:author="Kitti Ong-ajchaowlerd" w:date="2026-07-09T15:34:00Z" w16du:dateUtc="2026-07-09T08:34:00Z">
        <w:r w:rsidRPr="008361B7">
          <w:rPr>
            <w:rFonts w:ascii="TH SarabunPSK" w:hAnsi="TH SarabunPSK" w:cs="TH SarabunPSK"/>
            <w:b/>
            <w:bCs/>
            <w:sz w:val="30"/>
            <w:szCs w:val="30"/>
            <w:cs/>
            <w:rPrChange w:id="1127" w:author="Kitti Ong-ajchaowlerd" w:date="2026-07-09T15:37:00Z" w16du:dateUtc="2026-07-09T08:37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 xml:space="preserve">ที่บริหาร 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เสนอว่าใน </w:t>
        </w:r>
        <w:r>
          <w:rPr>
            <w:rFonts w:ascii="TH SarabunPSK" w:hAnsi="TH SarabunPSK" w:cs="TH SarabunPSK"/>
            <w:sz w:val="30"/>
            <w:szCs w:val="30"/>
          </w:rPr>
          <w:t>1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ไตรมาส</w:t>
        </w:r>
      </w:ins>
      <w:ins w:id="1128" w:author="Kitti Ong-ajchaowlerd" w:date="2026-07-09T15:36:00Z" w16du:dateUtc="2026-07-09T08:36:00Z">
        <w:r>
          <w:rPr>
            <w:rFonts w:ascii="TH SarabunPSK" w:hAnsi="TH SarabunPSK" w:cs="TH SarabunPSK" w:hint="cs"/>
            <w:sz w:val="30"/>
            <w:szCs w:val="30"/>
            <w:cs/>
          </w:rPr>
          <w:t xml:space="preserve"> ในช่วงก่อนประกาศงบการเงิน </w:t>
        </w:r>
      </w:ins>
      <w:ins w:id="1129" w:author="Kitti Ong-ajchaowlerd" w:date="2026-07-09T15:34:00Z" w16du:dateUtc="2026-07-09T08:34:00Z">
        <w:r>
          <w:rPr>
            <w:rFonts w:ascii="TH SarabunPSK" w:hAnsi="TH SarabunPSK" w:cs="TH SarabunPSK" w:hint="cs"/>
            <w:sz w:val="30"/>
            <w:szCs w:val="30"/>
            <w:cs/>
          </w:rPr>
          <w:t>ควร</w:t>
        </w:r>
      </w:ins>
      <w:ins w:id="1130" w:author="Kitti Ong-ajchaowlerd" w:date="2026-07-09T15:37:00Z" w16du:dateUtc="2026-07-09T08:37:00Z">
        <w:r>
          <w:rPr>
            <w:rFonts w:ascii="TH SarabunPSK" w:hAnsi="TH SarabunPSK" w:cs="TH SarabunPSK" w:hint="cs"/>
            <w:sz w:val="30"/>
            <w:szCs w:val="30"/>
            <w:cs/>
          </w:rPr>
          <w:t>ให้</w:t>
        </w:r>
      </w:ins>
      <w:ins w:id="1131" w:author="Kitti Ong-ajchaowlerd" w:date="2026-07-09T15:34:00Z" w16du:dateUtc="2026-07-09T08:34:00Z">
        <w:r>
          <w:rPr>
            <w:rFonts w:ascii="TH SarabunPSK" w:hAnsi="TH SarabunPSK" w:cs="TH SarabunPSK" w:hint="cs"/>
            <w:sz w:val="30"/>
            <w:szCs w:val="30"/>
            <w:cs/>
          </w:rPr>
          <w:t>ผู้บริหาร</w:t>
        </w:r>
      </w:ins>
    </w:p>
    <w:p w14:paraId="14018FC6" w14:textId="77777777" w:rsidR="0068521A" w:rsidRDefault="008361B7" w:rsidP="008361B7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132" w:author="Kitti Ong-ajchaowlerd" w:date="2026-07-09T15:41:00Z" w16du:dateUtc="2026-07-09T08:41:00Z"/>
          <w:rFonts w:ascii="TH SarabunPSK" w:hAnsi="TH SarabunPSK" w:cs="TH SarabunPSK"/>
          <w:sz w:val="30"/>
          <w:szCs w:val="30"/>
        </w:rPr>
      </w:pPr>
      <w:ins w:id="1133" w:author="Kitti Ong-ajchaowlerd" w:date="2026-07-09T15:34:00Z" w16du:dateUtc="2026-07-09T08:34:00Z">
        <w:r>
          <w:rPr>
            <w:rFonts w:ascii="TH SarabunPSK" w:hAnsi="TH SarabunPSK" w:cs="TH SarabunPSK" w:hint="cs"/>
            <w:sz w:val="30"/>
            <w:szCs w:val="30"/>
            <w:cs/>
          </w:rPr>
          <w:t>ตัวแทนบริษัทในเครือได้มีโอกาสเข้ามารายงานผลการดำเนินงานด้วยตนเอง</w:t>
        </w:r>
      </w:ins>
      <w:ins w:id="1134" w:author="Kitti Ong-ajchaowlerd" w:date="2026-07-09T15:39:00Z" w16du:dateUtc="2026-07-09T08:39:00Z">
        <w:r w:rsidR="0068521A">
          <w:rPr>
            <w:rFonts w:ascii="TH SarabunPSK" w:hAnsi="TH SarabunPSK" w:cs="TH SarabunPSK" w:hint="cs"/>
            <w:sz w:val="30"/>
            <w:szCs w:val="30"/>
            <w:cs/>
          </w:rPr>
          <w:t xml:space="preserve"> และแจ้งเพิ่มว่าในปัจจุบัน </w:t>
        </w:r>
      </w:ins>
    </w:p>
    <w:p w14:paraId="4F4C798B" w14:textId="339C7357" w:rsidR="008361B7" w:rsidRDefault="0068521A" w:rsidP="008361B7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ins w:id="1135" w:author="Kitti Ong-ajchaowlerd" w:date="2026-07-09T15:38:00Z" w16du:dateUtc="2026-07-09T08:38:00Z"/>
          <w:rFonts w:ascii="TH SarabunPSK" w:hAnsi="TH SarabunPSK" w:cs="TH SarabunPSK"/>
          <w:sz w:val="30"/>
          <w:szCs w:val="30"/>
        </w:rPr>
      </w:pPr>
      <w:ins w:id="1136" w:author="Kitti Ong-ajchaowlerd" w:date="2026-07-09T15:39:00Z" w16du:dateUtc="2026-07-09T08:39:00Z">
        <w:r>
          <w:rPr>
            <w:rFonts w:ascii="TH SarabunPSK" w:hAnsi="TH SarabunPSK" w:cs="TH SarabunPSK" w:hint="cs"/>
            <w:sz w:val="30"/>
            <w:szCs w:val="30"/>
            <w:cs/>
          </w:rPr>
          <w:t>ทางคณะกรรมการ</w:t>
        </w:r>
      </w:ins>
      <w:ins w:id="1137" w:author="Kitti Ong-ajchaowlerd" w:date="2026-07-09T15:40:00Z" w16du:dateUtc="2026-07-09T08:40:00Z">
        <w:r>
          <w:rPr>
            <w:rFonts w:ascii="TH SarabunPSK" w:hAnsi="TH SarabunPSK" w:cs="TH SarabunPSK" w:hint="cs"/>
            <w:sz w:val="30"/>
            <w:szCs w:val="30"/>
            <w:cs/>
          </w:rPr>
          <w:t>การลงทุน</w:t>
        </w:r>
      </w:ins>
      <w:ins w:id="1138" w:author="Kitti Ong-ajchaowlerd" w:date="2026-07-09T15:41:00Z" w16du:dateUtc="2026-07-09T08:41:00Z">
        <w:r>
          <w:rPr>
            <w:rFonts w:ascii="TH SarabunPSK" w:hAnsi="TH SarabunPSK" w:cs="TH SarabunPSK" w:hint="cs"/>
            <w:sz w:val="30"/>
            <w:szCs w:val="30"/>
            <w:cs/>
          </w:rPr>
          <w:t>ยังคงทำหน้าที่ติดตามผลการดำเนินงานของบริษัทลูกอยู่</w:t>
        </w:r>
      </w:ins>
    </w:p>
    <w:p w14:paraId="1E86B3C9" w14:textId="77777777" w:rsidR="0068521A" w:rsidRDefault="008361B7" w:rsidP="008361B7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139" w:author="Kitti Ong-ajchaowlerd" w:date="2026-07-09T15:45:00Z" w16du:dateUtc="2026-07-09T08:45:00Z"/>
          <w:rFonts w:ascii="TH SarabunPSK" w:hAnsi="TH SarabunPSK" w:cs="TH SarabunPSK"/>
          <w:sz w:val="30"/>
          <w:szCs w:val="30"/>
        </w:rPr>
      </w:pPr>
      <w:ins w:id="1140" w:author="Kitti Ong-ajchaowlerd" w:date="2026-07-09T15:38:00Z" w16du:dateUtc="2026-07-09T08:38:00Z">
        <w:r w:rsidRPr="0068521A">
          <w:rPr>
            <w:rFonts w:ascii="TH SarabunPSK" w:hAnsi="TH SarabunPSK" w:cs="TH SarabunPSK"/>
            <w:b/>
            <w:bCs/>
            <w:sz w:val="30"/>
            <w:szCs w:val="30"/>
            <w:cs/>
            <w:rPrChange w:id="1141" w:author="Kitti Ong-ajchaowlerd" w:date="2026-07-09T15:42:00Z" w16du:dateUtc="2026-07-09T08:42:00Z">
              <w:rPr>
                <w:rFonts w:ascii="TH SarabunPSK" w:hAnsi="TH SarabunPSK" w:cs="TH SarabunPSK"/>
                <w:sz w:val="30"/>
                <w:szCs w:val="30"/>
                <w:cs/>
              </w:rPr>
            </w:rPrChange>
          </w:rPr>
          <w:t>มติที่ประชุม</w:t>
        </w:r>
        <w:r>
          <w:rPr>
            <w:rFonts w:ascii="TH SarabunPSK" w:hAnsi="TH SarabunPSK" w:cs="TH SarabunPSK" w:hint="cs"/>
            <w:sz w:val="30"/>
            <w:szCs w:val="30"/>
            <w:cs/>
          </w:rPr>
          <w:t xml:space="preserve"> </w:t>
        </w:r>
      </w:ins>
      <w:ins w:id="1142" w:author="Kitti Ong-ajchaowlerd" w:date="2026-07-09T15:42:00Z" w16du:dateUtc="2026-07-09T08:42:00Z">
        <w:r w:rsidR="0068521A">
          <w:rPr>
            <w:rFonts w:ascii="TH SarabunPSK" w:hAnsi="TH SarabunPSK" w:cs="TH SarabunPSK"/>
            <w:sz w:val="30"/>
            <w:szCs w:val="30"/>
          </w:rPr>
          <w:tab/>
        </w:r>
        <w:r w:rsidR="0068521A" w:rsidRPr="0068521A">
          <w:rPr>
            <w:rFonts w:ascii="TH SarabunPSK" w:hAnsi="TH SarabunPSK" w:cs="TH SarabunPSK"/>
            <w:sz w:val="30"/>
            <w:szCs w:val="30"/>
            <w:cs/>
          </w:rPr>
          <w:t>ที่ประชุมพิจารณาแล้ว มีมติเป็นเอกฉันท์ให้</w:t>
        </w:r>
      </w:ins>
      <w:ins w:id="1143" w:author="Kitti Ong-ajchaowlerd" w:date="2026-07-09T15:44:00Z" w16du:dateUtc="2026-07-09T08:44:00Z">
        <w:r w:rsidR="0068521A" w:rsidRPr="00CA1F2C">
          <w:rPr>
            <w:rFonts w:ascii="TH SarabunPSK" w:hAnsi="TH SarabunPSK" w:cs="TH SarabunPSK"/>
            <w:sz w:val="30"/>
            <w:szCs w:val="30"/>
            <w:cs/>
          </w:rPr>
          <w:t>รายงานความคืบหน้าการดำเนินงานของคณะกรรมการชุด</w:t>
        </w:r>
      </w:ins>
    </w:p>
    <w:p w14:paraId="42E49C4F" w14:textId="77777777" w:rsidR="0068521A" w:rsidRDefault="0068521A" w:rsidP="008361B7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ins w:id="1144" w:author="Kitti Ong-ajchaowlerd" w:date="2026-07-09T15:45:00Z" w16du:dateUtc="2026-07-09T08:45:00Z"/>
          <w:rFonts w:ascii="TH SarabunPSK" w:hAnsi="TH SarabunPSK" w:cs="TH SarabunPSK"/>
          <w:sz w:val="30"/>
          <w:szCs w:val="30"/>
        </w:rPr>
      </w:pPr>
      <w:ins w:id="1145" w:author="Kitti Ong-ajchaowlerd" w:date="2026-07-09T15:45:00Z" w16du:dateUtc="2026-07-09T08:45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ins w:id="1146" w:author="Kitti Ong-ajchaowlerd" w:date="2026-07-09T15:44:00Z" w16du:dateUtc="2026-07-09T08:44:00Z">
        <w:r w:rsidRPr="00CA1F2C">
          <w:rPr>
            <w:rFonts w:ascii="TH SarabunPSK" w:hAnsi="TH SarabunPSK" w:cs="TH SarabunPSK"/>
            <w:sz w:val="30"/>
            <w:szCs w:val="30"/>
            <w:cs/>
          </w:rPr>
          <w:t xml:space="preserve">ย่อย </w:t>
        </w:r>
      </w:ins>
      <w:ins w:id="1147" w:author="Kitti Ong-ajchaowlerd" w:date="2026-07-09T15:45:00Z" w16du:dateUtc="2026-07-09T08:45:00Z">
        <w:r>
          <w:rPr>
            <w:rFonts w:ascii="TH SarabunPSK" w:hAnsi="TH SarabunPSK" w:cs="TH SarabunPSK" w:hint="cs"/>
            <w:sz w:val="30"/>
            <w:szCs w:val="30"/>
            <w:cs/>
          </w:rPr>
          <w:t>และ</w:t>
        </w:r>
      </w:ins>
      <w:ins w:id="1148" w:author="Kitti Ong-ajchaowlerd" w:date="2026-07-09T15:42:00Z" w16du:dateUtc="2026-07-09T08:42:00Z">
        <w:r>
          <w:rPr>
            <w:rFonts w:ascii="TH SarabunPSK" w:hAnsi="TH SarabunPSK" w:cs="TH SarabunPSK" w:hint="cs"/>
            <w:sz w:val="30"/>
            <w:szCs w:val="30"/>
            <w:cs/>
          </w:rPr>
          <w:t>นำผลการดำเนิน</w:t>
        </w:r>
      </w:ins>
      <w:ins w:id="1149" w:author="Kitti Ong-ajchaowlerd" w:date="2026-07-09T15:43:00Z" w16du:dateUtc="2026-07-09T08:43:00Z">
        <w:r>
          <w:rPr>
            <w:rFonts w:ascii="TH SarabunPSK" w:hAnsi="TH SarabunPSK" w:cs="TH SarabunPSK" w:hint="cs"/>
            <w:sz w:val="30"/>
            <w:szCs w:val="30"/>
            <w:cs/>
          </w:rPr>
          <w:t xml:space="preserve">งานของบริษัทลูกเข้ามารายงานในคณะกรรมการบริษัทได้ทราบด้วย </w:t>
        </w:r>
      </w:ins>
    </w:p>
    <w:p w14:paraId="1A14029E" w14:textId="231F1D5F" w:rsidR="008C296A" w:rsidRDefault="0068521A">
      <w:pPr>
        <w:tabs>
          <w:tab w:val="left" w:pos="1134"/>
          <w:tab w:val="left" w:pos="1560"/>
          <w:tab w:val="left" w:pos="1985"/>
        </w:tabs>
        <w:spacing w:after="0"/>
        <w:jc w:val="thaiDistribute"/>
        <w:rPr>
          <w:rFonts w:ascii="TH SarabunPSK" w:hAnsi="TH SarabunPSK" w:cs="TH SarabunPSK"/>
          <w:sz w:val="30"/>
          <w:szCs w:val="30"/>
        </w:rPr>
        <w:pPrChange w:id="1150" w:author="Kitti Ong-ajchaowlerd" w:date="2026-07-09T15:38:00Z" w16du:dateUtc="2026-07-09T08:38:00Z">
          <w:pPr>
            <w:spacing w:after="0"/>
            <w:ind w:firstLine="1134"/>
            <w:jc w:val="thaiDistribute"/>
          </w:pPr>
        </w:pPrChange>
      </w:pPr>
      <w:ins w:id="1151" w:author="Kitti Ong-ajchaowlerd" w:date="2026-07-09T15:45:00Z" w16du:dateUtc="2026-07-09T08:45:00Z">
        <w:r>
          <w:rPr>
            <w:rFonts w:ascii="TH SarabunPSK" w:hAnsi="TH SarabunPSK" w:cs="TH SarabunPSK"/>
            <w:sz w:val="30"/>
            <w:szCs w:val="30"/>
            <w:cs/>
          </w:rPr>
          <w:tab/>
        </w:r>
      </w:ins>
      <w:ins w:id="1152" w:author="Kitti Ong-ajchaowlerd" w:date="2026-07-09T15:43:00Z" w16du:dateUtc="2026-07-09T08:43:00Z">
        <w:r>
          <w:rPr>
            <w:rFonts w:ascii="TH SarabunPSK" w:hAnsi="TH SarabunPSK" w:cs="TH SarabunPSK" w:hint="cs"/>
            <w:sz w:val="30"/>
            <w:szCs w:val="30"/>
            <w:cs/>
          </w:rPr>
          <w:t xml:space="preserve">โดยอาจนำเสนอเป็นลักษณะของ </w:t>
        </w:r>
        <w:r>
          <w:rPr>
            <w:rFonts w:ascii="TH SarabunPSK" w:hAnsi="TH SarabunPSK" w:cs="TH SarabunPSK"/>
            <w:sz w:val="30"/>
            <w:szCs w:val="30"/>
          </w:rPr>
          <w:t>Management Report</w:t>
        </w:r>
      </w:ins>
      <w:del w:id="1153" w:author="Kitti Ong-ajchaowlerd" w:date="2026-07-09T15:42:00Z" w16du:dateUtc="2026-07-09T08:42:00Z">
        <w:r w:rsidR="004F5EE3" w:rsidRPr="00F774D7" w:rsidDel="0068521A">
          <w:rPr>
            <w:rFonts w:ascii="TH SarabunPSK" w:hAnsi="TH SarabunPSK" w:cs="TH SarabunPSK"/>
            <w:sz w:val="30"/>
            <w:szCs w:val="30"/>
            <w:cs/>
          </w:rPr>
          <w:delText xml:space="preserve">อย่างน้อยไตรมาศละ </w:delText>
        </w:r>
        <w:r w:rsidR="004F5EE3" w:rsidRPr="00F774D7" w:rsidDel="0068521A">
          <w:rPr>
            <w:rFonts w:ascii="TH SarabunPSK" w:hAnsi="TH SarabunPSK" w:cs="TH SarabunPSK"/>
            <w:sz w:val="30"/>
            <w:szCs w:val="30"/>
          </w:rPr>
          <w:delText>1</w:delText>
        </w:r>
        <w:r w:rsidR="004F5EE3" w:rsidDel="0068521A">
          <w:rPr>
            <w:rFonts w:ascii="TH SarabunPSK" w:hAnsi="TH SarabunPSK" w:cs="TH SarabunPSK"/>
            <w:sz w:val="30"/>
            <w:szCs w:val="30"/>
          </w:rPr>
          <w:delText xml:space="preserve"> </w:delText>
        </w:r>
        <w:r w:rsidR="00CA1F2C" w:rsidRPr="00CA1F2C" w:rsidDel="0068521A">
          <w:rPr>
            <w:rFonts w:ascii="TH SarabunPSK" w:hAnsi="TH SarabunPSK" w:cs="TH SarabunPSK"/>
            <w:sz w:val="30"/>
            <w:szCs w:val="30"/>
            <w:cs/>
          </w:rPr>
          <w:delText>เพื่อประกอบการติดตามผลการดำเนินงานและการพิจารณาของคณะกรรมการ</w:delText>
        </w:r>
      </w:del>
    </w:p>
    <w:p w14:paraId="11B0B185" w14:textId="77777777" w:rsidR="00B178B4" w:rsidRPr="00AA4150" w:rsidRDefault="00B178B4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rFonts w:ascii="TH SarabunPSK" w:hAnsi="TH SarabunPSK" w:cs="TH SarabunPSK"/>
          <w:sz w:val="30"/>
          <w:szCs w:val="30"/>
          <w:cs/>
        </w:rPr>
        <w:pPrChange w:id="1154" w:author="Kitti Ong-ajchaowlerd" w:date="2026-07-09T15:23:00Z" w16du:dateUtc="2026-07-09T08:23:00Z">
          <w:pPr>
            <w:spacing w:after="0"/>
            <w:ind w:firstLine="1134"/>
            <w:jc w:val="thaiDistribute"/>
          </w:pPr>
        </w:pPrChange>
      </w:pPr>
    </w:p>
    <w:p w14:paraId="7075CCCE" w14:textId="27DEDCBF" w:rsidR="00D50C30" w:rsidRPr="00AA4150" w:rsidRDefault="00D50C30">
      <w:pPr>
        <w:tabs>
          <w:tab w:val="left" w:pos="1134"/>
          <w:tab w:val="left" w:pos="1560"/>
          <w:tab w:val="left" w:pos="1985"/>
        </w:tabs>
        <w:spacing w:after="0"/>
        <w:ind w:firstLine="1134"/>
        <w:jc w:val="thaiDistribute"/>
        <w:rPr>
          <w:rFonts w:ascii="TH SarabunPSK" w:hAnsi="TH SarabunPSK" w:cs="TH SarabunPSK"/>
          <w:sz w:val="30"/>
          <w:szCs w:val="30"/>
          <w:cs/>
        </w:rPr>
        <w:pPrChange w:id="1155" w:author="Kitti Ong-ajchaowlerd" w:date="2026-07-09T15:23:00Z" w16du:dateUtc="2026-07-09T08:23:00Z">
          <w:pPr>
            <w:ind w:firstLine="1134"/>
            <w:jc w:val="thaiDistribute"/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 xml:space="preserve">ประธานฯ กล่าวขอบคุณกรรมการทุกท่านที่เข้าร่วมประชุม และกล่าวปิดการประชุมในเวลา </w:t>
      </w:r>
      <w:r w:rsidR="00B178B4" w:rsidRPr="00F23A29">
        <w:rPr>
          <w:rFonts w:ascii="TH SarabunPSK" w:hAnsi="TH SarabunPSK" w:cs="TH SarabunPSK"/>
          <w:bCs/>
          <w:sz w:val="30"/>
          <w:szCs w:val="30"/>
        </w:rPr>
        <w:t>11.45</w:t>
      </w:r>
      <w:r w:rsidR="00DD71B2" w:rsidRPr="00B178B4">
        <w:rPr>
          <w:rFonts w:ascii="TH SarabunPSK" w:hAnsi="TH SarabunPSK" w:cs="TH SarabunPSK" w:hint="cs"/>
          <w:bCs/>
          <w:sz w:val="30"/>
          <w:szCs w:val="30"/>
          <w:cs/>
        </w:rPr>
        <w:t xml:space="preserve"> </w:t>
      </w:r>
      <w:r w:rsidRPr="00B178B4">
        <w:rPr>
          <w:rFonts w:ascii="TH SarabunPSK" w:hAnsi="TH SarabunPSK" w:cs="TH SarabunPSK"/>
          <w:sz w:val="30"/>
          <w:szCs w:val="30"/>
          <w:cs/>
        </w:rPr>
        <w:t>น.</w:t>
      </w:r>
    </w:p>
    <w:p w14:paraId="62C3D593" w14:textId="77777777" w:rsidR="00B178B4" w:rsidRDefault="00B178B4" w:rsidP="00A73DA7">
      <w:pPr>
        <w:spacing w:after="0"/>
        <w:rPr>
          <w:ins w:id="1156" w:author="Kitti Ong-ajchaowlerd" w:date="2026-07-09T16:37:00Z" w16du:dateUtc="2026-07-09T09:37:00Z"/>
          <w:rFonts w:ascii="TH SarabunPSK" w:hAnsi="TH SarabunPSK" w:cs="TH SarabunPSK"/>
          <w:sz w:val="30"/>
          <w:szCs w:val="30"/>
        </w:rPr>
      </w:pPr>
    </w:p>
    <w:p w14:paraId="08AEF3A0" w14:textId="77777777" w:rsidR="00DD5A6D" w:rsidRDefault="00DD5A6D" w:rsidP="00A73DA7">
      <w:pPr>
        <w:spacing w:after="0"/>
        <w:rPr>
          <w:ins w:id="1157" w:author="Kitti Ong-ajchaowlerd" w:date="2026-07-09T15:44:00Z" w16du:dateUtc="2026-07-09T08:44:00Z"/>
          <w:rFonts w:ascii="TH SarabunPSK" w:hAnsi="TH SarabunPSK" w:cs="TH SarabunPSK"/>
          <w:sz w:val="30"/>
          <w:szCs w:val="30"/>
        </w:rPr>
      </w:pPr>
    </w:p>
    <w:p w14:paraId="2539790D" w14:textId="77777777" w:rsidR="0068521A" w:rsidRDefault="0068521A">
      <w:pPr>
        <w:spacing w:after="0"/>
        <w:rPr>
          <w:ins w:id="1158" w:author="Prapaphan Hosutharungsri" w:date="2026-06-30T14:13:00Z" w16du:dateUtc="2026-06-30T07:13:00Z"/>
          <w:rFonts w:ascii="TH SarabunPSK" w:hAnsi="TH SarabunPSK" w:cs="TH SarabunPSK"/>
          <w:sz w:val="30"/>
          <w:szCs w:val="30"/>
        </w:rPr>
        <w:pPrChange w:id="1159" w:author="Kitti Ong-ajchaowlerd" w:date="2026-07-09T15:11:00Z" w16du:dateUtc="2026-07-09T08:11:00Z">
          <w:pPr/>
        </w:pPrChange>
      </w:pPr>
    </w:p>
    <w:p w14:paraId="28DD32B3" w14:textId="215AC906" w:rsidR="00581804" w:rsidRPr="00AA4150" w:rsidDel="00581804" w:rsidRDefault="00581804">
      <w:pPr>
        <w:spacing w:after="0"/>
        <w:rPr>
          <w:del w:id="1160" w:author="Prapaphan Hosutharungsri" w:date="2026-06-30T14:14:00Z" w16du:dateUtc="2026-06-30T07:14:00Z"/>
          <w:rFonts w:ascii="TH SarabunPSK" w:hAnsi="TH SarabunPSK" w:cs="TH SarabunPSK"/>
          <w:sz w:val="30"/>
          <w:szCs w:val="30"/>
          <w:cs/>
        </w:rPr>
        <w:pPrChange w:id="1161" w:author="Kitti Ong-ajchaowlerd" w:date="2026-07-09T15:11:00Z" w16du:dateUtc="2026-07-09T08:11:00Z">
          <w:pPr/>
        </w:pPrChange>
      </w:pPr>
    </w:p>
    <w:p w14:paraId="6F3F79F1" w14:textId="7135FC92" w:rsidR="00D50C30" w:rsidRPr="00AA4150" w:rsidRDefault="00D50C30">
      <w:pPr>
        <w:spacing w:after="0"/>
        <w:jc w:val="right"/>
        <w:rPr>
          <w:rFonts w:ascii="TH SarabunPSK" w:hAnsi="TH SarabunPSK" w:cs="TH SarabunPSK"/>
          <w:sz w:val="30"/>
          <w:szCs w:val="30"/>
          <w:cs/>
        </w:rPr>
        <w:pPrChange w:id="1162" w:author="Kitti Ong-ajchaowlerd" w:date="2026-07-09T15:11:00Z" w16du:dateUtc="2026-07-09T08:11:00Z">
          <w:pPr>
            <w:jc w:val="right"/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ลงชื่อ………………………………………………………….ประธานในที่ประชุม</w:t>
      </w:r>
    </w:p>
    <w:p w14:paraId="66B933B7" w14:textId="2814E986" w:rsidR="00D50C30" w:rsidRPr="00AA4150" w:rsidRDefault="00B178B4">
      <w:pPr>
        <w:spacing w:after="0"/>
        <w:ind w:left="2880" w:firstLine="720"/>
        <w:rPr>
          <w:rFonts w:ascii="TH SarabunPSK" w:hAnsi="TH SarabunPSK" w:cs="TH SarabunPSK"/>
          <w:sz w:val="30"/>
          <w:szCs w:val="30"/>
        </w:rPr>
        <w:pPrChange w:id="1163" w:author="Kitti Ong-ajchaowlerd" w:date="2026-07-09T15:11:00Z" w16du:dateUtc="2026-07-09T08:11:00Z">
          <w:pPr>
            <w:ind w:left="2880" w:firstLine="720"/>
          </w:pPr>
        </w:pPrChange>
      </w:pPr>
      <w:r>
        <w:rPr>
          <w:rFonts w:ascii="TH SarabunPSK" w:hAnsi="TH SarabunPSK" w:cs="TH SarabunPSK"/>
          <w:sz w:val="30"/>
          <w:szCs w:val="30"/>
        </w:rPr>
        <w:t xml:space="preserve">                  </w:t>
      </w:r>
      <w:del w:id="1164" w:author="Prapaphan Hosutharungsri" w:date="2026-06-30T14:14:00Z" w16du:dateUtc="2026-06-30T07:14:00Z">
        <w:r w:rsidDel="00581804">
          <w:rPr>
            <w:rFonts w:ascii="TH SarabunPSK" w:hAnsi="TH SarabunPSK" w:cs="TH SarabunPSK"/>
            <w:sz w:val="30"/>
            <w:szCs w:val="30"/>
          </w:rPr>
          <w:delText xml:space="preserve"> </w:delText>
        </w:r>
      </w:del>
      <w:r w:rsidR="00D50C30" w:rsidRPr="00AA4150">
        <w:rPr>
          <w:rFonts w:ascii="TH SarabunPSK" w:hAnsi="TH SarabunPSK" w:cs="TH SarabunPSK"/>
          <w:sz w:val="30"/>
          <w:szCs w:val="30"/>
          <w:cs/>
        </w:rPr>
        <w:t>(นายเบญจพล  นาคประเสริฐ)</w:t>
      </w:r>
    </w:p>
    <w:p w14:paraId="760ED8F1" w14:textId="77777777" w:rsidR="00D50C30" w:rsidRDefault="00D50C30" w:rsidP="00A73DA7">
      <w:pPr>
        <w:spacing w:after="0"/>
        <w:rPr>
          <w:ins w:id="1165" w:author="Kitti Ong-ajchaowlerd" w:date="2026-07-09T15:44:00Z" w16du:dateUtc="2026-07-09T08:44:00Z"/>
          <w:rFonts w:ascii="TH SarabunPSK" w:hAnsi="TH SarabunPSK" w:cs="TH SarabunPSK"/>
          <w:sz w:val="30"/>
          <w:szCs w:val="30"/>
        </w:rPr>
      </w:pPr>
    </w:p>
    <w:p w14:paraId="54666DDB" w14:textId="77777777" w:rsidR="0068521A" w:rsidRPr="00AA4150" w:rsidRDefault="0068521A">
      <w:pPr>
        <w:spacing w:after="0"/>
        <w:rPr>
          <w:rFonts w:ascii="TH SarabunPSK" w:hAnsi="TH SarabunPSK" w:cs="TH SarabunPSK"/>
          <w:sz w:val="30"/>
          <w:szCs w:val="30"/>
          <w:cs/>
        </w:rPr>
        <w:pPrChange w:id="1166" w:author="Kitti Ong-ajchaowlerd" w:date="2026-07-09T15:11:00Z" w16du:dateUtc="2026-07-09T08:11:00Z">
          <w:pPr/>
        </w:pPrChange>
      </w:pPr>
    </w:p>
    <w:p w14:paraId="16045823" w14:textId="3FB60098" w:rsidR="00D50C30" w:rsidRPr="00AA4150" w:rsidRDefault="00D50C30">
      <w:pPr>
        <w:spacing w:after="0"/>
        <w:jc w:val="right"/>
        <w:rPr>
          <w:rFonts w:ascii="TH SarabunPSK" w:hAnsi="TH SarabunPSK" w:cs="TH SarabunPSK"/>
          <w:sz w:val="30"/>
          <w:szCs w:val="30"/>
          <w:cs/>
        </w:rPr>
        <w:pPrChange w:id="1167" w:author="Kitti Ong-ajchaowlerd" w:date="2026-07-09T15:11:00Z" w16du:dateUtc="2026-07-09T08:11:00Z">
          <w:pPr>
            <w:jc w:val="right"/>
          </w:pPr>
        </w:pPrChange>
      </w:pPr>
      <w:r w:rsidRPr="00AA4150">
        <w:rPr>
          <w:rFonts w:ascii="TH SarabunPSK" w:hAnsi="TH SarabunPSK" w:cs="TH SarabunPSK"/>
          <w:sz w:val="30"/>
          <w:szCs w:val="30"/>
          <w:cs/>
        </w:rPr>
        <w:t>ลงชื่อ………………………………………………………….ผู้บันทึกการประชุม</w:t>
      </w:r>
    </w:p>
    <w:p w14:paraId="255C47A8" w14:textId="54CDB305" w:rsidR="00D50C30" w:rsidRPr="00AA4150" w:rsidRDefault="00B178B4">
      <w:pPr>
        <w:spacing w:after="0"/>
        <w:ind w:left="2880" w:firstLine="720"/>
        <w:rPr>
          <w:rFonts w:ascii="TH SarabunPSK" w:hAnsi="TH SarabunPSK" w:cs="TH SarabunPSK"/>
          <w:sz w:val="30"/>
          <w:szCs w:val="30"/>
          <w:cs/>
        </w:rPr>
        <w:pPrChange w:id="1168" w:author="Kitti Ong-ajchaowlerd" w:date="2026-07-09T15:11:00Z" w16du:dateUtc="2026-07-09T08:11:00Z">
          <w:pPr>
            <w:ind w:left="2880" w:firstLine="720"/>
          </w:pPr>
        </w:pPrChange>
      </w:pPr>
      <w:r>
        <w:rPr>
          <w:rFonts w:ascii="TH SarabunPSK" w:hAnsi="TH SarabunPSK" w:cs="TH SarabunPSK"/>
          <w:sz w:val="30"/>
          <w:szCs w:val="30"/>
        </w:rPr>
        <w:t xml:space="preserve">              </w:t>
      </w:r>
      <w:del w:id="1169" w:author="Prapaphan Hosutharungsri" w:date="2026-06-30T14:14:00Z" w16du:dateUtc="2026-06-30T07:14:00Z">
        <w:r w:rsidDel="00581804">
          <w:rPr>
            <w:rFonts w:ascii="TH SarabunPSK" w:hAnsi="TH SarabunPSK" w:cs="TH SarabunPSK"/>
            <w:sz w:val="30"/>
            <w:szCs w:val="30"/>
          </w:rPr>
          <w:delText xml:space="preserve">  </w:delText>
        </w:r>
      </w:del>
      <w:r>
        <w:rPr>
          <w:rFonts w:ascii="TH SarabunPSK" w:hAnsi="TH SarabunPSK" w:cs="TH SarabunPSK"/>
          <w:sz w:val="30"/>
          <w:szCs w:val="30"/>
        </w:rPr>
        <w:t xml:space="preserve"> </w:t>
      </w:r>
      <w:r w:rsidR="00D50C30" w:rsidRPr="00AA4150">
        <w:rPr>
          <w:rFonts w:ascii="TH SarabunPSK" w:hAnsi="TH SarabunPSK" w:cs="TH SarabunPSK"/>
          <w:sz w:val="30"/>
          <w:szCs w:val="30"/>
          <w:cs/>
        </w:rPr>
        <w:t>(นางสาว</w:t>
      </w:r>
      <w:r w:rsidR="006634BF" w:rsidRPr="00AA4150">
        <w:rPr>
          <w:rFonts w:ascii="TH SarabunPSK" w:hAnsi="TH SarabunPSK" w:cs="TH SarabunPSK"/>
          <w:sz w:val="30"/>
          <w:szCs w:val="30"/>
          <w:cs/>
        </w:rPr>
        <w:t>ประภาพรรณ หอสุธารังษี</w:t>
      </w:r>
      <w:r w:rsidR="00D50C30" w:rsidRPr="00AA4150">
        <w:rPr>
          <w:rFonts w:ascii="TH SarabunPSK" w:hAnsi="TH SarabunPSK" w:cs="TH SarabunPSK"/>
          <w:sz w:val="30"/>
          <w:szCs w:val="30"/>
          <w:cs/>
        </w:rPr>
        <w:t>)</w:t>
      </w:r>
    </w:p>
    <w:p w14:paraId="0FFB4BAE" w14:textId="5537DDC2" w:rsidR="00571CB5" w:rsidRPr="00AA4150" w:rsidRDefault="00B178B4">
      <w:pPr>
        <w:spacing w:after="0"/>
        <w:ind w:left="2880" w:firstLine="720"/>
        <w:rPr>
          <w:rFonts w:ascii="TH SarabunPSK" w:hAnsi="TH SarabunPSK" w:cs="TH SarabunPSK"/>
          <w:sz w:val="30"/>
          <w:szCs w:val="30"/>
        </w:rPr>
        <w:pPrChange w:id="1170" w:author="Kitti Ong-ajchaowlerd" w:date="2026-07-09T15:11:00Z" w16du:dateUtc="2026-07-09T08:11:00Z">
          <w:pPr>
            <w:ind w:left="2880" w:firstLine="720"/>
          </w:pPr>
        </w:pPrChange>
      </w:pPr>
      <w:r>
        <w:rPr>
          <w:rFonts w:ascii="TH SarabunPSK" w:hAnsi="TH SarabunPSK" w:cs="TH SarabunPSK"/>
          <w:sz w:val="30"/>
          <w:szCs w:val="30"/>
        </w:rPr>
        <w:t xml:space="preserve">                        </w:t>
      </w:r>
      <w:del w:id="1171" w:author="Prapaphan Hosutharungsri" w:date="2026-06-30T14:14:00Z" w16du:dateUtc="2026-06-30T07:14:00Z">
        <w:r w:rsidDel="00581804">
          <w:rPr>
            <w:rFonts w:ascii="TH SarabunPSK" w:hAnsi="TH SarabunPSK" w:cs="TH SarabunPSK"/>
            <w:sz w:val="30"/>
            <w:szCs w:val="30"/>
          </w:rPr>
          <w:delText xml:space="preserve">      </w:delText>
        </w:r>
      </w:del>
      <w:r w:rsidR="00D50C30" w:rsidRPr="00AA4150">
        <w:rPr>
          <w:rFonts w:ascii="TH SarabunPSK" w:hAnsi="TH SarabunPSK" w:cs="TH SarabunPSK"/>
          <w:sz w:val="30"/>
          <w:szCs w:val="30"/>
          <w:cs/>
        </w:rPr>
        <w:t>เลขานุการ</w:t>
      </w:r>
      <w:del w:id="1172" w:author="Prapaphan Hosutharungsri" w:date="2026-06-30T14:08:00Z" w16du:dateUtc="2026-06-30T07:08:00Z">
        <w:r w:rsidR="00D50C30" w:rsidRPr="00AA4150" w:rsidDel="00A671D8">
          <w:rPr>
            <w:rFonts w:ascii="TH SarabunPSK" w:hAnsi="TH SarabunPSK" w:cs="TH SarabunPSK"/>
            <w:sz w:val="30"/>
            <w:szCs w:val="30"/>
            <w:cs/>
          </w:rPr>
          <w:delText>บริษัท</w:delText>
        </w:r>
      </w:del>
      <w:ins w:id="1173" w:author="Prapaphan Hosutharungsri" w:date="2026-06-30T14:08:00Z" w16du:dateUtc="2026-06-30T07:08:00Z">
        <w:r w:rsidR="00A671D8">
          <w:rPr>
            <w:rFonts w:ascii="TH SarabunPSK" w:hAnsi="TH SarabunPSK" w:cs="TH SarabunPSK"/>
            <w:sz w:val="30"/>
            <w:szCs w:val="30"/>
            <w:cs/>
          </w:rPr>
          <w:t>บริษัทฯ</w:t>
        </w:r>
        <w:del w:id="1174" w:author="Kitti Ong-ajchaowlerd" w:date="2026-07-09T16:37:00Z" w16du:dateUtc="2026-07-09T09:37:00Z">
          <w:r w:rsidR="00A671D8" w:rsidDel="00DD5A6D">
            <w:rPr>
              <w:rFonts w:ascii="TH SarabunPSK" w:hAnsi="TH SarabunPSK" w:cs="TH SarabunPSK"/>
              <w:sz w:val="30"/>
              <w:szCs w:val="30"/>
              <w:cs/>
            </w:rPr>
            <w:delText xml:space="preserve"> </w:delText>
          </w:r>
        </w:del>
      </w:ins>
      <w:ins w:id="1175" w:author="Prapaphan Hosutharungsri" w:date="2026-06-30T13:44:00Z" w16du:dateUtc="2026-06-30T06:44:00Z">
        <w:del w:id="1176" w:author="Kitti Ong-ajchaowlerd" w:date="2026-07-09T16:37:00Z" w16du:dateUtc="2026-07-09T09:37:00Z">
          <w:r w:rsidR="00464409" w:rsidRPr="00464409" w:rsidDel="00DD5A6D">
            <w:rPr>
              <w:noProof/>
              <w14:ligatures w14:val="standardContextual"/>
            </w:rPr>
            <w:delText xml:space="preserve"> </w:delText>
          </w:r>
        </w:del>
      </w:ins>
    </w:p>
    <w:sectPr w:rsidR="00571CB5" w:rsidRPr="00AA4150" w:rsidSect="00571CB5">
      <w:headerReference w:type="default" r:id="rId17"/>
      <w:footerReference w:type="default" r:id="rId18"/>
      <w:pgSz w:w="11906" w:h="16838"/>
      <w:pgMar w:top="1440" w:right="1440" w:bottom="1276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91E7A" w14:textId="77777777" w:rsidR="00AA7D68" w:rsidRDefault="00AA7D68">
      <w:pPr>
        <w:spacing w:after="0" w:line="240" w:lineRule="auto"/>
      </w:pPr>
      <w:r>
        <w:separator/>
      </w:r>
    </w:p>
  </w:endnote>
  <w:endnote w:type="continuationSeparator" w:id="0">
    <w:p w14:paraId="68C98877" w14:textId="77777777" w:rsidR="00AA7D68" w:rsidRDefault="00AA7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H Sarabun PSK">
    <w:altName w:val="Cordia New"/>
    <w:charset w:val="00"/>
    <w:family w:val="auto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PSK" w:hAnsi="TH SarabunPSK" w:cs="TH SarabunPSK" w:hint="cs"/>
        <w:sz w:val="28"/>
      </w:rPr>
      <w:id w:val="8879918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6ADBA0" w14:textId="0D6DA7FF" w:rsidR="00571CB5" w:rsidRPr="00C916B9" w:rsidRDefault="00571CB5">
        <w:pPr>
          <w:pStyle w:val="Footer"/>
          <w:rPr>
            <w:rFonts w:ascii="TH SarabunPSK" w:hAnsi="TH SarabunPSK" w:cs="TH SarabunPSK"/>
            <w:noProof/>
            <w:sz w:val="24"/>
            <w:szCs w:val="24"/>
          </w:rPr>
        </w:pPr>
        <w:r w:rsidRPr="00C916B9">
          <w:rPr>
            <w:rFonts w:ascii="TH SarabunPSK" w:hAnsi="TH SarabunPSK" w:cs="TH SarabunPSK" w:hint="cs"/>
            <w:sz w:val="24"/>
            <w:szCs w:val="24"/>
            <w:cs/>
          </w:rPr>
          <w:t>บริษัท ออริจิ้น โกลบอล เอมไพร์ จำกัด (มหาชน)</w:t>
        </w:r>
        <w:r w:rsidRPr="00C916B9">
          <w:rPr>
            <w:rFonts w:ascii="TH SarabunPSK" w:hAnsi="TH SarabunPSK" w:cs="TH SarabunPSK" w:hint="cs"/>
            <w:sz w:val="24"/>
            <w:szCs w:val="24"/>
            <w:cs/>
          </w:rPr>
          <w:tab/>
        </w:r>
        <w:r w:rsidRPr="00C916B9">
          <w:rPr>
            <w:rFonts w:ascii="TH SarabunPSK" w:hAnsi="TH SarabunPSK" w:cs="TH SarabunPSK" w:hint="cs"/>
            <w:sz w:val="24"/>
            <w:szCs w:val="24"/>
            <w:cs/>
          </w:rPr>
          <w:tab/>
        </w:r>
        <w:r w:rsidRPr="00C916B9">
          <w:rPr>
            <w:rFonts w:ascii="TH SarabunPSK" w:hAnsi="TH SarabunPSK" w:cs="TH SarabunPSK" w:hint="cs"/>
            <w:sz w:val="24"/>
            <w:szCs w:val="24"/>
          </w:rPr>
          <w:fldChar w:fldCharType="begin"/>
        </w:r>
        <w:r w:rsidRPr="00C916B9">
          <w:rPr>
            <w:rFonts w:ascii="TH SarabunPSK" w:hAnsi="TH SarabunPSK" w:cs="TH SarabunPSK" w:hint="cs"/>
            <w:sz w:val="24"/>
            <w:szCs w:val="24"/>
          </w:rPr>
          <w:instrText xml:space="preserve"> PAGE   \</w:instrText>
        </w:r>
        <w:r w:rsidRPr="00C916B9">
          <w:rPr>
            <w:rFonts w:ascii="TH SarabunPSK" w:hAnsi="TH SarabunPSK" w:cs="TH SarabunPSK" w:hint="cs"/>
            <w:sz w:val="24"/>
            <w:szCs w:val="24"/>
            <w:cs/>
          </w:rPr>
          <w:instrText xml:space="preserve">* </w:instrText>
        </w:r>
        <w:r w:rsidRPr="00C916B9">
          <w:rPr>
            <w:rFonts w:ascii="TH SarabunPSK" w:hAnsi="TH SarabunPSK" w:cs="TH SarabunPSK" w:hint="cs"/>
            <w:sz w:val="24"/>
            <w:szCs w:val="24"/>
          </w:rPr>
          <w:instrText xml:space="preserve">MERGEFORMAT </w:instrText>
        </w:r>
        <w:r w:rsidRPr="00C916B9">
          <w:rPr>
            <w:rFonts w:ascii="TH SarabunPSK" w:hAnsi="TH SarabunPSK" w:cs="TH SarabunPSK" w:hint="cs"/>
            <w:sz w:val="24"/>
            <w:szCs w:val="24"/>
          </w:rPr>
          <w:fldChar w:fldCharType="separate"/>
        </w:r>
        <w:r w:rsidRPr="00C916B9">
          <w:rPr>
            <w:rFonts w:ascii="TH SarabunPSK" w:hAnsi="TH SarabunPSK" w:cs="TH SarabunPSK" w:hint="cs"/>
            <w:noProof/>
            <w:sz w:val="24"/>
            <w:szCs w:val="24"/>
          </w:rPr>
          <w:t>1</w:t>
        </w:r>
        <w:r w:rsidRPr="00C916B9">
          <w:rPr>
            <w:rFonts w:ascii="TH SarabunPSK" w:hAnsi="TH SarabunPSK" w:cs="TH SarabunPSK" w:hint="cs"/>
            <w:noProof/>
            <w:sz w:val="24"/>
            <w:szCs w:val="24"/>
          </w:rPr>
          <w:fldChar w:fldCharType="end"/>
        </w:r>
        <w:r w:rsidRPr="00C916B9">
          <w:rPr>
            <w:rFonts w:ascii="TH SarabunPSK" w:hAnsi="TH SarabunPSK" w:cs="TH SarabunPSK" w:hint="cs"/>
            <w:noProof/>
            <w:sz w:val="24"/>
            <w:szCs w:val="24"/>
            <w:cs/>
          </w:rPr>
          <w:t>/</w:t>
        </w:r>
        <w:r w:rsidR="00702D49">
          <w:rPr>
            <w:rFonts w:ascii="TH SarabunPSK" w:hAnsi="TH SarabunPSK" w:cs="TH SarabunPSK"/>
            <w:noProof/>
            <w:sz w:val="24"/>
            <w:szCs w:val="24"/>
          </w:rPr>
          <w:t>1</w:t>
        </w:r>
        <w:r w:rsidR="00173450">
          <w:rPr>
            <w:rFonts w:ascii="TH SarabunPSK" w:hAnsi="TH SarabunPSK" w:cs="TH SarabunPSK"/>
            <w:noProof/>
            <w:sz w:val="24"/>
            <w:szCs w:val="24"/>
          </w:rPr>
          <w:t>0</w:t>
        </w:r>
        <w:r w:rsidRPr="00C916B9">
          <w:rPr>
            <w:rFonts w:ascii="TH SarabunPSK" w:hAnsi="TH SarabunPSK" w:cs="TH SarabunPSK" w:hint="cs"/>
            <w:sz w:val="24"/>
            <w:szCs w:val="24"/>
          </w:rPr>
          <w:br/>
        </w:r>
        <w:r w:rsidRPr="00C916B9">
          <w:rPr>
            <w:rFonts w:ascii="TH SarabunPSK" w:hAnsi="TH SarabunPSK" w:cs="TH SarabunPSK" w:hint="cs"/>
            <w:sz w:val="24"/>
            <w:szCs w:val="24"/>
            <w:cs/>
          </w:rPr>
          <w:t xml:space="preserve">รายงานการประชุมคณะกรรมการบริษัท </w:t>
        </w:r>
        <w:r w:rsidR="006A571B" w:rsidRPr="00C916B9">
          <w:rPr>
            <w:rFonts w:ascii="TH SarabunPSK" w:hAnsi="TH SarabunPSK" w:cs="TH SarabunPSK" w:hint="cs"/>
            <w:sz w:val="24"/>
            <w:szCs w:val="24"/>
            <w:cs/>
          </w:rPr>
          <w:t>ครั้งที่ 1</w:t>
        </w:r>
        <w:r w:rsidR="007C3F19">
          <w:rPr>
            <w:rFonts w:ascii="TH SarabunPSK" w:hAnsi="TH SarabunPSK" w:cs="TH SarabunPSK" w:hint="cs"/>
            <w:sz w:val="24"/>
            <w:szCs w:val="24"/>
            <w:cs/>
          </w:rPr>
          <w:t>5</w:t>
        </w:r>
        <w:r w:rsidR="006A571B" w:rsidRPr="00C916B9">
          <w:rPr>
            <w:rFonts w:ascii="TH SarabunPSK" w:hAnsi="TH SarabunPSK" w:cs="TH SarabunPSK" w:hint="cs"/>
            <w:sz w:val="24"/>
            <w:szCs w:val="24"/>
            <w:cs/>
          </w:rPr>
          <w:t>/2569</w:t>
        </w:r>
        <w:r w:rsidRPr="00C916B9">
          <w:rPr>
            <w:rFonts w:ascii="TH SarabunPSK" w:hAnsi="TH SarabunPSK" w:cs="TH SarabunPSK" w:hint="cs"/>
            <w:sz w:val="24"/>
            <w:szCs w:val="24"/>
            <w:cs/>
          </w:rPr>
          <w:t xml:space="preserve"> </w:t>
        </w:r>
        <w:r w:rsidRPr="00C916B9">
          <w:rPr>
            <w:rFonts w:ascii="TH SarabunPSK" w:hAnsi="TH SarabunPSK" w:cs="TH SarabunPSK" w:hint="cs"/>
            <w:sz w:val="24"/>
            <w:szCs w:val="24"/>
          </w:rPr>
          <w:tab/>
        </w:r>
        <w:r w:rsidRPr="00C916B9">
          <w:rPr>
            <w:rFonts w:ascii="TH SarabunPSK" w:hAnsi="TH SarabunPSK" w:cs="TH SarabunPSK" w:hint="cs"/>
            <w:sz w:val="28"/>
          </w:rPr>
          <w:tab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8558C" w14:textId="77777777" w:rsidR="00AA7D68" w:rsidRDefault="00AA7D68">
      <w:pPr>
        <w:spacing w:after="0" w:line="240" w:lineRule="auto"/>
      </w:pPr>
      <w:r>
        <w:separator/>
      </w:r>
    </w:p>
  </w:footnote>
  <w:footnote w:type="continuationSeparator" w:id="0">
    <w:p w14:paraId="63AE66BB" w14:textId="77777777" w:rsidR="00AA7D68" w:rsidRDefault="00AA7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B318" w14:textId="77777777" w:rsidR="00571CB5" w:rsidRDefault="00571CB5" w:rsidP="00C13321">
    <w:pPr>
      <w:pStyle w:val="Header"/>
    </w:pPr>
    <w:r w:rsidRPr="00424AE6">
      <w:rPr>
        <w:rFonts w:ascii="TH SarabunPSK" w:hAnsi="TH SarabunPSK" w:cs="TH SarabunPSK" w:hint="cs"/>
        <w:noProof/>
        <w:color w:val="0F4761" w:themeColor="accent1" w:themeShade="BF"/>
        <w:sz w:val="30"/>
        <w:szCs w:val="30"/>
      </w:rPr>
      <w:drawing>
        <wp:anchor distT="0" distB="0" distL="114300" distR="114300" simplePos="0" relativeHeight="251658240" behindDoc="1" locked="0" layoutInCell="1" allowOverlap="1" wp14:anchorId="47081F2C" wp14:editId="1DA0C323">
          <wp:simplePos x="0" y="0"/>
          <wp:positionH relativeFrom="page">
            <wp:posOffset>2702331</wp:posOffset>
          </wp:positionH>
          <wp:positionV relativeFrom="paragraph">
            <wp:posOffset>-17780</wp:posOffset>
          </wp:positionV>
          <wp:extent cx="2171700" cy="495047"/>
          <wp:effectExtent l="0" t="0" r="0" b="635"/>
          <wp:wrapNone/>
          <wp:docPr id="422591227" name="รูปภาพ 5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464111" name="รูปภาพ 5" descr="A close-up of a logo&#10;&#10;AI-generated content may be incorrect.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88" t="43335" r="12944" b="39563"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4950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8367B9" w14:textId="77777777" w:rsidR="00571CB5" w:rsidRDefault="00571C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C16C070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39653E6"/>
    <w:multiLevelType w:val="hybridMultilevel"/>
    <w:tmpl w:val="BB8A2FE6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2" w15:restartNumberingAfterBreak="0">
    <w:nsid w:val="06686534"/>
    <w:multiLevelType w:val="hybridMultilevel"/>
    <w:tmpl w:val="F3DCC16E"/>
    <w:lvl w:ilvl="0" w:tplc="8F02C0EE">
      <w:start w:val="1"/>
      <w:numFmt w:val="decimal"/>
      <w:lvlText w:val="%1."/>
      <w:lvlJc w:val="left"/>
      <w:pPr>
        <w:ind w:left="14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07CD62A0"/>
    <w:multiLevelType w:val="hybridMultilevel"/>
    <w:tmpl w:val="B94882F6"/>
    <w:lvl w:ilvl="0" w:tplc="2D8A8842">
      <w:start w:val="1"/>
      <w:numFmt w:val="decimal"/>
      <w:lvlText w:val="%1."/>
      <w:lvlJc w:val="left"/>
      <w:pPr>
        <w:ind w:left="1140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096F1187"/>
    <w:multiLevelType w:val="hybridMultilevel"/>
    <w:tmpl w:val="2CAC277A"/>
    <w:lvl w:ilvl="0" w:tplc="0409000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5" w:hanging="360"/>
      </w:pPr>
      <w:rPr>
        <w:rFonts w:ascii="Wingdings" w:hAnsi="Wingdings" w:hint="default"/>
      </w:rPr>
    </w:lvl>
  </w:abstractNum>
  <w:abstractNum w:abstractNumId="5" w15:restartNumberingAfterBreak="0">
    <w:nsid w:val="1113336A"/>
    <w:multiLevelType w:val="hybridMultilevel"/>
    <w:tmpl w:val="953CCB0A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15DB29C1"/>
    <w:multiLevelType w:val="multilevel"/>
    <w:tmpl w:val="32B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33590"/>
    <w:multiLevelType w:val="hybridMultilevel"/>
    <w:tmpl w:val="953CCB0A"/>
    <w:lvl w:ilvl="0" w:tplc="FFFFFFFF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8" w15:restartNumberingAfterBreak="0">
    <w:nsid w:val="1AE451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0494C86"/>
    <w:multiLevelType w:val="hybridMultilevel"/>
    <w:tmpl w:val="CB74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06194"/>
    <w:multiLevelType w:val="hybridMultilevel"/>
    <w:tmpl w:val="50C405A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25EE5014"/>
    <w:multiLevelType w:val="hybridMultilevel"/>
    <w:tmpl w:val="953CCB0A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2" w15:restartNumberingAfterBreak="0">
    <w:nsid w:val="2C267953"/>
    <w:multiLevelType w:val="hybridMultilevel"/>
    <w:tmpl w:val="9452A6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2CD77C47"/>
    <w:multiLevelType w:val="hybridMultilevel"/>
    <w:tmpl w:val="E7786D56"/>
    <w:lvl w:ilvl="0" w:tplc="04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4" w15:restartNumberingAfterBreak="0">
    <w:nsid w:val="306C48FC"/>
    <w:multiLevelType w:val="hybridMultilevel"/>
    <w:tmpl w:val="F90E141A"/>
    <w:lvl w:ilvl="0" w:tplc="71EC09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lang w:bidi="th-TH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201658"/>
    <w:multiLevelType w:val="multilevel"/>
    <w:tmpl w:val="DA8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141BE"/>
    <w:multiLevelType w:val="multilevel"/>
    <w:tmpl w:val="B58067C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</w:lvl>
    <w:lvl w:ilvl="1" w:tentative="1">
      <w:start w:val="1"/>
      <w:numFmt w:val="decimal"/>
      <w:lvlText w:val="%2."/>
      <w:lvlJc w:val="left"/>
      <w:pPr>
        <w:tabs>
          <w:tab w:val="num" w:pos="3065"/>
        </w:tabs>
        <w:ind w:left="3065" w:hanging="360"/>
      </w:pPr>
    </w:lvl>
    <w:lvl w:ilvl="2" w:tentative="1">
      <w:start w:val="1"/>
      <w:numFmt w:val="decimal"/>
      <w:lvlText w:val="%3."/>
      <w:lvlJc w:val="left"/>
      <w:pPr>
        <w:tabs>
          <w:tab w:val="num" w:pos="3785"/>
        </w:tabs>
        <w:ind w:left="3785" w:hanging="360"/>
      </w:pPr>
    </w:lvl>
    <w:lvl w:ilvl="3" w:tentative="1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entative="1">
      <w:start w:val="1"/>
      <w:numFmt w:val="decimal"/>
      <w:lvlText w:val="%5."/>
      <w:lvlJc w:val="left"/>
      <w:pPr>
        <w:tabs>
          <w:tab w:val="num" w:pos="5225"/>
        </w:tabs>
        <w:ind w:left="5225" w:hanging="360"/>
      </w:pPr>
    </w:lvl>
    <w:lvl w:ilvl="5" w:tentative="1">
      <w:start w:val="1"/>
      <w:numFmt w:val="decimal"/>
      <w:lvlText w:val="%6."/>
      <w:lvlJc w:val="left"/>
      <w:pPr>
        <w:tabs>
          <w:tab w:val="num" w:pos="5945"/>
        </w:tabs>
        <w:ind w:left="5945" w:hanging="360"/>
      </w:pPr>
    </w:lvl>
    <w:lvl w:ilvl="6" w:tentative="1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entative="1">
      <w:start w:val="1"/>
      <w:numFmt w:val="decimal"/>
      <w:lvlText w:val="%8."/>
      <w:lvlJc w:val="left"/>
      <w:pPr>
        <w:tabs>
          <w:tab w:val="num" w:pos="7385"/>
        </w:tabs>
        <w:ind w:left="7385" w:hanging="360"/>
      </w:pPr>
    </w:lvl>
    <w:lvl w:ilvl="8" w:tentative="1">
      <w:start w:val="1"/>
      <w:numFmt w:val="decimal"/>
      <w:lvlText w:val="%9."/>
      <w:lvlJc w:val="left"/>
      <w:pPr>
        <w:tabs>
          <w:tab w:val="num" w:pos="8105"/>
        </w:tabs>
        <w:ind w:left="8105" w:hanging="360"/>
      </w:pPr>
    </w:lvl>
  </w:abstractNum>
  <w:abstractNum w:abstractNumId="17" w15:restartNumberingAfterBreak="0">
    <w:nsid w:val="3FEA32CB"/>
    <w:multiLevelType w:val="multilevel"/>
    <w:tmpl w:val="0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E652C8"/>
    <w:multiLevelType w:val="hybridMultilevel"/>
    <w:tmpl w:val="158A8E0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9" w15:restartNumberingAfterBreak="0">
    <w:nsid w:val="4A6723E0"/>
    <w:multiLevelType w:val="hybridMultilevel"/>
    <w:tmpl w:val="09CAE4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020A2"/>
    <w:multiLevelType w:val="hybridMultilevel"/>
    <w:tmpl w:val="0360E03A"/>
    <w:lvl w:ilvl="0" w:tplc="5CFE04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424289B"/>
    <w:multiLevelType w:val="hybridMultilevel"/>
    <w:tmpl w:val="8B1E63D8"/>
    <w:lvl w:ilvl="0" w:tplc="03E254CC">
      <w:start w:val="1"/>
      <w:numFmt w:val="decimal"/>
      <w:lvlText w:val="%1."/>
      <w:lvlJc w:val="left"/>
      <w:pPr>
        <w:ind w:left="25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 w15:restartNumberingAfterBreak="0">
    <w:nsid w:val="543650F9"/>
    <w:multiLevelType w:val="multilevel"/>
    <w:tmpl w:val="4D94A4D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57F4B"/>
    <w:multiLevelType w:val="hybridMultilevel"/>
    <w:tmpl w:val="50868BCC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4" w15:restartNumberingAfterBreak="0">
    <w:nsid w:val="59445657"/>
    <w:multiLevelType w:val="multilevel"/>
    <w:tmpl w:val="014C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3F650E"/>
    <w:multiLevelType w:val="hybridMultilevel"/>
    <w:tmpl w:val="49E2B564"/>
    <w:lvl w:ilvl="0" w:tplc="FFFFFFFF">
      <w:start w:val="1"/>
      <w:numFmt w:val="decimal"/>
      <w:lvlText w:val="%1."/>
      <w:lvlJc w:val="left"/>
      <w:pPr>
        <w:ind w:left="1854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 w15:restartNumberingAfterBreak="0">
    <w:nsid w:val="5FB72CC4"/>
    <w:multiLevelType w:val="hybridMultilevel"/>
    <w:tmpl w:val="E08AB9DA"/>
    <w:lvl w:ilvl="0" w:tplc="EA7C548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1024D9C"/>
    <w:multiLevelType w:val="multilevel"/>
    <w:tmpl w:val="2CBA432C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E5348A"/>
    <w:multiLevelType w:val="hybridMultilevel"/>
    <w:tmpl w:val="8E26BCB8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673C3111"/>
    <w:multiLevelType w:val="hybridMultilevel"/>
    <w:tmpl w:val="A9B033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897267"/>
    <w:multiLevelType w:val="multilevel"/>
    <w:tmpl w:val="3C1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951956"/>
    <w:multiLevelType w:val="hybridMultilevel"/>
    <w:tmpl w:val="674A0772"/>
    <w:lvl w:ilvl="0" w:tplc="0409000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43" w:hanging="360"/>
      </w:pPr>
      <w:rPr>
        <w:rFonts w:ascii="Wingdings" w:hAnsi="Wingdings" w:hint="default"/>
      </w:rPr>
    </w:lvl>
  </w:abstractNum>
  <w:abstractNum w:abstractNumId="32" w15:restartNumberingAfterBreak="0">
    <w:nsid w:val="7A2815B4"/>
    <w:multiLevelType w:val="hybridMultilevel"/>
    <w:tmpl w:val="13F8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694E0C"/>
    <w:multiLevelType w:val="multilevel"/>
    <w:tmpl w:val="DC2E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F1F05"/>
    <w:multiLevelType w:val="hybridMultilevel"/>
    <w:tmpl w:val="9BF80E54"/>
    <w:lvl w:ilvl="0" w:tplc="CF28B566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15935813">
    <w:abstractNumId w:val="14"/>
  </w:num>
  <w:num w:numId="2" w16cid:durableId="2118021469">
    <w:abstractNumId w:val="0"/>
  </w:num>
  <w:num w:numId="3" w16cid:durableId="552080250">
    <w:abstractNumId w:val="7"/>
  </w:num>
  <w:num w:numId="4" w16cid:durableId="950433890">
    <w:abstractNumId w:val="5"/>
  </w:num>
  <w:num w:numId="5" w16cid:durableId="1646739247">
    <w:abstractNumId w:val="24"/>
  </w:num>
  <w:num w:numId="6" w16cid:durableId="1510868684">
    <w:abstractNumId w:val="17"/>
  </w:num>
  <w:num w:numId="7" w16cid:durableId="1252860611">
    <w:abstractNumId w:val="11"/>
  </w:num>
  <w:num w:numId="8" w16cid:durableId="2052999217">
    <w:abstractNumId w:val="19"/>
  </w:num>
  <w:num w:numId="9" w16cid:durableId="1214654149">
    <w:abstractNumId w:val="9"/>
  </w:num>
  <w:num w:numId="10" w16cid:durableId="2047637533">
    <w:abstractNumId w:val="32"/>
  </w:num>
  <w:num w:numId="11" w16cid:durableId="1909341179">
    <w:abstractNumId w:val="30"/>
  </w:num>
  <w:num w:numId="12" w16cid:durableId="1346904406">
    <w:abstractNumId w:val="8"/>
  </w:num>
  <w:num w:numId="13" w16cid:durableId="1150290940">
    <w:abstractNumId w:val="29"/>
  </w:num>
  <w:num w:numId="14" w16cid:durableId="751196069">
    <w:abstractNumId w:val="3"/>
  </w:num>
  <w:num w:numId="15" w16cid:durableId="1929608426">
    <w:abstractNumId w:val="15"/>
  </w:num>
  <w:num w:numId="16" w16cid:durableId="1295334594">
    <w:abstractNumId w:val="33"/>
  </w:num>
  <w:num w:numId="17" w16cid:durableId="136381038">
    <w:abstractNumId w:val="6"/>
  </w:num>
  <w:num w:numId="18" w16cid:durableId="1982998281">
    <w:abstractNumId w:val="22"/>
  </w:num>
  <w:num w:numId="19" w16cid:durableId="255674641">
    <w:abstractNumId w:val="16"/>
  </w:num>
  <w:num w:numId="20" w16cid:durableId="779372871">
    <w:abstractNumId w:val="27"/>
  </w:num>
  <w:num w:numId="21" w16cid:durableId="1192187073">
    <w:abstractNumId w:val="18"/>
  </w:num>
  <w:num w:numId="22" w16cid:durableId="1210994383">
    <w:abstractNumId w:val="12"/>
  </w:num>
  <w:num w:numId="23" w16cid:durableId="1196387068">
    <w:abstractNumId w:val="4"/>
  </w:num>
  <w:num w:numId="24" w16cid:durableId="857156517">
    <w:abstractNumId w:val="10"/>
  </w:num>
  <w:num w:numId="25" w16cid:durableId="853618638">
    <w:abstractNumId w:val="13"/>
  </w:num>
  <w:num w:numId="26" w16cid:durableId="886914014">
    <w:abstractNumId w:val="28"/>
  </w:num>
  <w:num w:numId="27" w16cid:durableId="1911304034">
    <w:abstractNumId w:val="31"/>
  </w:num>
  <w:num w:numId="28" w16cid:durableId="656112763">
    <w:abstractNumId w:val="23"/>
  </w:num>
  <w:num w:numId="29" w16cid:durableId="761606620">
    <w:abstractNumId w:val="1"/>
  </w:num>
  <w:num w:numId="30" w16cid:durableId="2126342761">
    <w:abstractNumId w:val="21"/>
  </w:num>
  <w:num w:numId="31" w16cid:durableId="473721885">
    <w:abstractNumId w:val="34"/>
  </w:num>
  <w:num w:numId="32" w16cid:durableId="440880562">
    <w:abstractNumId w:val="25"/>
  </w:num>
  <w:num w:numId="33" w16cid:durableId="536897475">
    <w:abstractNumId w:val="26"/>
  </w:num>
  <w:num w:numId="34" w16cid:durableId="1343118399">
    <w:abstractNumId w:val="20"/>
  </w:num>
  <w:num w:numId="35" w16cid:durableId="303856092">
    <w:abstractNumId w:val="2"/>
  </w:num>
  <w:numIdMacAtCleanup w:val="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tapond Kongkreatpreeda">
    <w15:presenceInfo w15:providerId="AD" w15:userId="S::Nattapond.k@orgempire.com::1df7b483-420e-4006-b263-a61ad72b69d1"/>
  </w15:person>
  <w15:person w15:author="Kitti Ong-ajchaowlerd">
    <w15:presenceInfo w15:providerId="Windows Live" w15:userId="2841931cd16c10be"/>
  </w15:person>
  <w15:person w15:author="Prapaphan Hosutharungsri">
    <w15:presenceInfo w15:providerId="AD" w15:userId="S::Prapaphan.h@orgempire.com::dbddd642-b4a1-4f11-8e9b-9a0674e1a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markup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B5"/>
    <w:rsid w:val="00002520"/>
    <w:rsid w:val="000026C1"/>
    <w:rsid w:val="00006756"/>
    <w:rsid w:val="000112F9"/>
    <w:rsid w:val="0001152C"/>
    <w:rsid w:val="000142AA"/>
    <w:rsid w:val="00024B20"/>
    <w:rsid w:val="0002635F"/>
    <w:rsid w:val="000275B6"/>
    <w:rsid w:val="00031409"/>
    <w:rsid w:val="00031566"/>
    <w:rsid w:val="00031AC6"/>
    <w:rsid w:val="00034019"/>
    <w:rsid w:val="000353C5"/>
    <w:rsid w:val="00036068"/>
    <w:rsid w:val="00036798"/>
    <w:rsid w:val="0003757E"/>
    <w:rsid w:val="000433EF"/>
    <w:rsid w:val="00044551"/>
    <w:rsid w:val="00046093"/>
    <w:rsid w:val="000462B0"/>
    <w:rsid w:val="000469CF"/>
    <w:rsid w:val="00051FE4"/>
    <w:rsid w:val="00052650"/>
    <w:rsid w:val="00053F67"/>
    <w:rsid w:val="00060538"/>
    <w:rsid w:val="000614F3"/>
    <w:rsid w:val="0006219D"/>
    <w:rsid w:val="000647A8"/>
    <w:rsid w:val="0006513C"/>
    <w:rsid w:val="00067E61"/>
    <w:rsid w:val="0007087C"/>
    <w:rsid w:val="00071A10"/>
    <w:rsid w:val="000723BA"/>
    <w:rsid w:val="00074A3D"/>
    <w:rsid w:val="00075494"/>
    <w:rsid w:val="00076BB7"/>
    <w:rsid w:val="00080431"/>
    <w:rsid w:val="00083626"/>
    <w:rsid w:val="00084E3F"/>
    <w:rsid w:val="00087573"/>
    <w:rsid w:val="00090B71"/>
    <w:rsid w:val="00090F9C"/>
    <w:rsid w:val="00091CAD"/>
    <w:rsid w:val="00094B79"/>
    <w:rsid w:val="00095CF8"/>
    <w:rsid w:val="00095ED6"/>
    <w:rsid w:val="000A1DE6"/>
    <w:rsid w:val="000A2A2B"/>
    <w:rsid w:val="000A2AE5"/>
    <w:rsid w:val="000A44E7"/>
    <w:rsid w:val="000A48BF"/>
    <w:rsid w:val="000A606F"/>
    <w:rsid w:val="000A7C58"/>
    <w:rsid w:val="000B0354"/>
    <w:rsid w:val="000B0F6B"/>
    <w:rsid w:val="000B0FD2"/>
    <w:rsid w:val="000B136E"/>
    <w:rsid w:val="000B240E"/>
    <w:rsid w:val="000B2AC9"/>
    <w:rsid w:val="000B44E1"/>
    <w:rsid w:val="000B5674"/>
    <w:rsid w:val="000C1F10"/>
    <w:rsid w:val="000C2071"/>
    <w:rsid w:val="000C6241"/>
    <w:rsid w:val="000C730F"/>
    <w:rsid w:val="000D1039"/>
    <w:rsid w:val="000D2E51"/>
    <w:rsid w:val="000D33F0"/>
    <w:rsid w:val="000D3E2B"/>
    <w:rsid w:val="000D3F3B"/>
    <w:rsid w:val="000E05C0"/>
    <w:rsid w:val="000E42B4"/>
    <w:rsid w:val="000F35BD"/>
    <w:rsid w:val="000F6533"/>
    <w:rsid w:val="000F689E"/>
    <w:rsid w:val="000F7F6A"/>
    <w:rsid w:val="001019C1"/>
    <w:rsid w:val="00103CBA"/>
    <w:rsid w:val="00103E46"/>
    <w:rsid w:val="00105802"/>
    <w:rsid w:val="00105F71"/>
    <w:rsid w:val="00107B98"/>
    <w:rsid w:val="001115E6"/>
    <w:rsid w:val="0011338C"/>
    <w:rsid w:val="00115163"/>
    <w:rsid w:val="00116509"/>
    <w:rsid w:val="001236DE"/>
    <w:rsid w:val="001239F6"/>
    <w:rsid w:val="00123BB0"/>
    <w:rsid w:val="00125CC0"/>
    <w:rsid w:val="001260E9"/>
    <w:rsid w:val="00126292"/>
    <w:rsid w:val="00130DDC"/>
    <w:rsid w:val="00134970"/>
    <w:rsid w:val="0013636E"/>
    <w:rsid w:val="00136504"/>
    <w:rsid w:val="00140594"/>
    <w:rsid w:val="00140E04"/>
    <w:rsid w:val="00141D5F"/>
    <w:rsid w:val="0014463C"/>
    <w:rsid w:val="00146034"/>
    <w:rsid w:val="0014763D"/>
    <w:rsid w:val="00147D13"/>
    <w:rsid w:val="00151194"/>
    <w:rsid w:val="00151587"/>
    <w:rsid w:val="00151D6D"/>
    <w:rsid w:val="001560ED"/>
    <w:rsid w:val="00156D05"/>
    <w:rsid w:val="00160FC5"/>
    <w:rsid w:val="001630E7"/>
    <w:rsid w:val="001635D7"/>
    <w:rsid w:val="001640D9"/>
    <w:rsid w:val="00164E24"/>
    <w:rsid w:val="00173450"/>
    <w:rsid w:val="00173B05"/>
    <w:rsid w:val="00174865"/>
    <w:rsid w:val="00175A9D"/>
    <w:rsid w:val="00175B19"/>
    <w:rsid w:val="00175BFF"/>
    <w:rsid w:val="00175E15"/>
    <w:rsid w:val="001766FA"/>
    <w:rsid w:val="00183BB8"/>
    <w:rsid w:val="00185BD5"/>
    <w:rsid w:val="0019292C"/>
    <w:rsid w:val="001A1CDA"/>
    <w:rsid w:val="001A5C30"/>
    <w:rsid w:val="001A67EC"/>
    <w:rsid w:val="001B04D8"/>
    <w:rsid w:val="001B05EF"/>
    <w:rsid w:val="001B109D"/>
    <w:rsid w:val="001B3C3C"/>
    <w:rsid w:val="001B475B"/>
    <w:rsid w:val="001B5624"/>
    <w:rsid w:val="001B5664"/>
    <w:rsid w:val="001B667C"/>
    <w:rsid w:val="001B68A7"/>
    <w:rsid w:val="001B7AB6"/>
    <w:rsid w:val="001C0DFA"/>
    <w:rsid w:val="001C0F74"/>
    <w:rsid w:val="001C1810"/>
    <w:rsid w:val="001C1CF6"/>
    <w:rsid w:val="001C20EF"/>
    <w:rsid w:val="001C2E27"/>
    <w:rsid w:val="001C3A94"/>
    <w:rsid w:val="001C4E0E"/>
    <w:rsid w:val="001C5856"/>
    <w:rsid w:val="001C5D18"/>
    <w:rsid w:val="001D00A0"/>
    <w:rsid w:val="001D3065"/>
    <w:rsid w:val="001D4D09"/>
    <w:rsid w:val="001D5226"/>
    <w:rsid w:val="001D5C8A"/>
    <w:rsid w:val="001E2B49"/>
    <w:rsid w:val="001E484B"/>
    <w:rsid w:val="001E555D"/>
    <w:rsid w:val="001E6F4E"/>
    <w:rsid w:val="001E72E5"/>
    <w:rsid w:val="001E7B49"/>
    <w:rsid w:val="001F5CE0"/>
    <w:rsid w:val="00201E70"/>
    <w:rsid w:val="0020360F"/>
    <w:rsid w:val="00203A33"/>
    <w:rsid w:val="002045C5"/>
    <w:rsid w:val="002070B4"/>
    <w:rsid w:val="00210460"/>
    <w:rsid w:val="00210EE2"/>
    <w:rsid w:val="00211B4F"/>
    <w:rsid w:val="00214468"/>
    <w:rsid w:val="00214B93"/>
    <w:rsid w:val="00215CEF"/>
    <w:rsid w:val="00217859"/>
    <w:rsid w:val="00221E6C"/>
    <w:rsid w:val="0022340D"/>
    <w:rsid w:val="00225B98"/>
    <w:rsid w:val="002279E7"/>
    <w:rsid w:val="002303F1"/>
    <w:rsid w:val="002332CE"/>
    <w:rsid w:val="002348F4"/>
    <w:rsid w:val="002354DF"/>
    <w:rsid w:val="0023619A"/>
    <w:rsid w:val="002404C9"/>
    <w:rsid w:val="0024137E"/>
    <w:rsid w:val="00245258"/>
    <w:rsid w:val="0024558B"/>
    <w:rsid w:val="00246E57"/>
    <w:rsid w:val="00246E93"/>
    <w:rsid w:val="00247DD1"/>
    <w:rsid w:val="00250431"/>
    <w:rsid w:val="0025246A"/>
    <w:rsid w:val="00253080"/>
    <w:rsid w:val="00253D89"/>
    <w:rsid w:val="002560B2"/>
    <w:rsid w:val="00257C6A"/>
    <w:rsid w:val="00261E22"/>
    <w:rsid w:val="0026491D"/>
    <w:rsid w:val="002656A0"/>
    <w:rsid w:val="00267B87"/>
    <w:rsid w:val="00267D2D"/>
    <w:rsid w:val="00270FCA"/>
    <w:rsid w:val="00271EF1"/>
    <w:rsid w:val="00274298"/>
    <w:rsid w:val="00275344"/>
    <w:rsid w:val="0027607A"/>
    <w:rsid w:val="002771C8"/>
    <w:rsid w:val="00280DE7"/>
    <w:rsid w:val="00280E5C"/>
    <w:rsid w:val="002833DE"/>
    <w:rsid w:val="00286812"/>
    <w:rsid w:val="00287F63"/>
    <w:rsid w:val="002925DF"/>
    <w:rsid w:val="00296AD3"/>
    <w:rsid w:val="002A01B1"/>
    <w:rsid w:val="002A03AD"/>
    <w:rsid w:val="002A1BC6"/>
    <w:rsid w:val="002A22D0"/>
    <w:rsid w:val="002A2934"/>
    <w:rsid w:val="002A3963"/>
    <w:rsid w:val="002A54F3"/>
    <w:rsid w:val="002B0A43"/>
    <w:rsid w:val="002B1040"/>
    <w:rsid w:val="002B3D75"/>
    <w:rsid w:val="002B6A5C"/>
    <w:rsid w:val="002B768B"/>
    <w:rsid w:val="002C093E"/>
    <w:rsid w:val="002C1082"/>
    <w:rsid w:val="002C18F1"/>
    <w:rsid w:val="002C37E4"/>
    <w:rsid w:val="002D0A98"/>
    <w:rsid w:val="002D3587"/>
    <w:rsid w:val="002D6AF3"/>
    <w:rsid w:val="002E0CF8"/>
    <w:rsid w:val="002E21EC"/>
    <w:rsid w:val="002E275C"/>
    <w:rsid w:val="002E453B"/>
    <w:rsid w:val="002E4B5F"/>
    <w:rsid w:val="002E520A"/>
    <w:rsid w:val="002E7C05"/>
    <w:rsid w:val="002F753E"/>
    <w:rsid w:val="002F7549"/>
    <w:rsid w:val="00301F3C"/>
    <w:rsid w:val="00302AC0"/>
    <w:rsid w:val="00303E67"/>
    <w:rsid w:val="00304292"/>
    <w:rsid w:val="00304C75"/>
    <w:rsid w:val="00305406"/>
    <w:rsid w:val="003058F6"/>
    <w:rsid w:val="0030591D"/>
    <w:rsid w:val="0030661A"/>
    <w:rsid w:val="00314C27"/>
    <w:rsid w:val="003167C4"/>
    <w:rsid w:val="00320845"/>
    <w:rsid w:val="00321CA4"/>
    <w:rsid w:val="00322D19"/>
    <w:rsid w:val="00327088"/>
    <w:rsid w:val="00327420"/>
    <w:rsid w:val="003355A2"/>
    <w:rsid w:val="00335835"/>
    <w:rsid w:val="00335D36"/>
    <w:rsid w:val="00336CE2"/>
    <w:rsid w:val="003407FB"/>
    <w:rsid w:val="00340B43"/>
    <w:rsid w:val="00343D34"/>
    <w:rsid w:val="00345D30"/>
    <w:rsid w:val="00345F7D"/>
    <w:rsid w:val="003502A2"/>
    <w:rsid w:val="00350833"/>
    <w:rsid w:val="00352C1B"/>
    <w:rsid w:val="00353336"/>
    <w:rsid w:val="003540CF"/>
    <w:rsid w:val="003553CF"/>
    <w:rsid w:val="003713BA"/>
    <w:rsid w:val="0037253E"/>
    <w:rsid w:val="0037445A"/>
    <w:rsid w:val="00374777"/>
    <w:rsid w:val="003774B5"/>
    <w:rsid w:val="003829EB"/>
    <w:rsid w:val="00383368"/>
    <w:rsid w:val="003879AF"/>
    <w:rsid w:val="00387FAA"/>
    <w:rsid w:val="0039142A"/>
    <w:rsid w:val="00392D9A"/>
    <w:rsid w:val="00395B6C"/>
    <w:rsid w:val="00396B74"/>
    <w:rsid w:val="003A01D9"/>
    <w:rsid w:val="003A345E"/>
    <w:rsid w:val="003A3A20"/>
    <w:rsid w:val="003A3ECB"/>
    <w:rsid w:val="003B1215"/>
    <w:rsid w:val="003B2F1D"/>
    <w:rsid w:val="003B6681"/>
    <w:rsid w:val="003B75F2"/>
    <w:rsid w:val="003B7D76"/>
    <w:rsid w:val="003C0AA3"/>
    <w:rsid w:val="003C0D7E"/>
    <w:rsid w:val="003C1161"/>
    <w:rsid w:val="003C5B8B"/>
    <w:rsid w:val="003D1777"/>
    <w:rsid w:val="003D1D94"/>
    <w:rsid w:val="003D2268"/>
    <w:rsid w:val="003D23BE"/>
    <w:rsid w:val="003D2554"/>
    <w:rsid w:val="003D296C"/>
    <w:rsid w:val="003D316A"/>
    <w:rsid w:val="003D6A8A"/>
    <w:rsid w:val="003D786A"/>
    <w:rsid w:val="003D79F1"/>
    <w:rsid w:val="003E2023"/>
    <w:rsid w:val="003E4ECD"/>
    <w:rsid w:val="003F0964"/>
    <w:rsid w:val="003F3871"/>
    <w:rsid w:val="003F4CE0"/>
    <w:rsid w:val="003F67CA"/>
    <w:rsid w:val="003F6D86"/>
    <w:rsid w:val="00401056"/>
    <w:rsid w:val="00406A08"/>
    <w:rsid w:val="00407739"/>
    <w:rsid w:val="00407F33"/>
    <w:rsid w:val="0041256C"/>
    <w:rsid w:val="00412B10"/>
    <w:rsid w:val="00412C94"/>
    <w:rsid w:val="00420B30"/>
    <w:rsid w:val="00420D93"/>
    <w:rsid w:val="00424C01"/>
    <w:rsid w:val="00424EDA"/>
    <w:rsid w:val="0043096E"/>
    <w:rsid w:val="00431F5A"/>
    <w:rsid w:val="0043346F"/>
    <w:rsid w:val="0043449C"/>
    <w:rsid w:val="00434A53"/>
    <w:rsid w:val="0043590D"/>
    <w:rsid w:val="00435D3F"/>
    <w:rsid w:val="00436E97"/>
    <w:rsid w:val="00436F85"/>
    <w:rsid w:val="00440255"/>
    <w:rsid w:val="004438B2"/>
    <w:rsid w:val="004444AF"/>
    <w:rsid w:val="00445AAF"/>
    <w:rsid w:val="00451CB0"/>
    <w:rsid w:val="00452083"/>
    <w:rsid w:val="00453C19"/>
    <w:rsid w:val="00454F4A"/>
    <w:rsid w:val="004573B1"/>
    <w:rsid w:val="00457412"/>
    <w:rsid w:val="00457899"/>
    <w:rsid w:val="00460986"/>
    <w:rsid w:val="00461280"/>
    <w:rsid w:val="0046273D"/>
    <w:rsid w:val="00464409"/>
    <w:rsid w:val="00466A3E"/>
    <w:rsid w:val="00466B12"/>
    <w:rsid w:val="00470069"/>
    <w:rsid w:val="00471ED6"/>
    <w:rsid w:val="004763FB"/>
    <w:rsid w:val="00477FF9"/>
    <w:rsid w:val="00483272"/>
    <w:rsid w:val="00485E3B"/>
    <w:rsid w:val="00486CAF"/>
    <w:rsid w:val="00487D75"/>
    <w:rsid w:val="00492701"/>
    <w:rsid w:val="00497EAD"/>
    <w:rsid w:val="004A07B4"/>
    <w:rsid w:val="004A0806"/>
    <w:rsid w:val="004A4C98"/>
    <w:rsid w:val="004B0FD4"/>
    <w:rsid w:val="004B1504"/>
    <w:rsid w:val="004B1E6E"/>
    <w:rsid w:val="004B3F4B"/>
    <w:rsid w:val="004B4CFA"/>
    <w:rsid w:val="004B5F96"/>
    <w:rsid w:val="004B6347"/>
    <w:rsid w:val="004B6B41"/>
    <w:rsid w:val="004B779C"/>
    <w:rsid w:val="004C24C2"/>
    <w:rsid w:val="004C2B7B"/>
    <w:rsid w:val="004C3185"/>
    <w:rsid w:val="004C544C"/>
    <w:rsid w:val="004C5FA6"/>
    <w:rsid w:val="004C6A62"/>
    <w:rsid w:val="004C6BC2"/>
    <w:rsid w:val="004D247F"/>
    <w:rsid w:val="004D79F5"/>
    <w:rsid w:val="004D7CCA"/>
    <w:rsid w:val="004E20EB"/>
    <w:rsid w:val="004E2A32"/>
    <w:rsid w:val="004E3E4C"/>
    <w:rsid w:val="004E418C"/>
    <w:rsid w:val="004E429E"/>
    <w:rsid w:val="004E43A7"/>
    <w:rsid w:val="004E488F"/>
    <w:rsid w:val="004E4CBC"/>
    <w:rsid w:val="004E5B92"/>
    <w:rsid w:val="004E6A80"/>
    <w:rsid w:val="004F0463"/>
    <w:rsid w:val="004F0790"/>
    <w:rsid w:val="004F0A23"/>
    <w:rsid w:val="004F2D1F"/>
    <w:rsid w:val="004F2E87"/>
    <w:rsid w:val="004F43DB"/>
    <w:rsid w:val="004F4464"/>
    <w:rsid w:val="004F5EE3"/>
    <w:rsid w:val="00501E14"/>
    <w:rsid w:val="005027EB"/>
    <w:rsid w:val="00502B8F"/>
    <w:rsid w:val="00505C19"/>
    <w:rsid w:val="005070E5"/>
    <w:rsid w:val="005075AA"/>
    <w:rsid w:val="005079EC"/>
    <w:rsid w:val="00514D31"/>
    <w:rsid w:val="0051567F"/>
    <w:rsid w:val="00517BFC"/>
    <w:rsid w:val="0052028F"/>
    <w:rsid w:val="00521251"/>
    <w:rsid w:val="00523D59"/>
    <w:rsid w:val="00524502"/>
    <w:rsid w:val="005256BD"/>
    <w:rsid w:val="00534B55"/>
    <w:rsid w:val="005351B7"/>
    <w:rsid w:val="005353E4"/>
    <w:rsid w:val="00535947"/>
    <w:rsid w:val="00537E30"/>
    <w:rsid w:val="0054290B"/>
    <w:rsid w:val="0054411C"/>
    <w:rsid w:val="005446EE"/>
    <w:rsid w:val="00546AEE"/>
    <w:rsid w:val="005479BA"/>
    <w:rsid w:val="00547E1A"/>
    <w:rsid w:val="00551877"/>
    <w:rsid w:val="00552099"/>
    <w:rsid w:val="00552111"/>
    <w:rsid w:val="00554346"/>
    <w:rsid w:val="00556EA9"/>
    <w:rsid w:val="00557A7D"/>
    <w:rsid w:val="00562B95"/>
    <w:rsid w:val="00563262"/>
    <w:rsid w:val="00566031"/>
    <w:rsid w:val="00567199"/>
    <w:rsid w:val="00567D74"/>
    <w:rsid w:val="00571176"/>
    <w:rsid w:val="00571CB5"/>
    <w:rsid w:val="00577B99"/>
    <w:rsid w:val="00580984"/>
    <w:rsid w:val="005812A2"/>
    <w:rsid w:val="00581804"/>
    <w:rsid w:val="00581B20"/>
    <w:rsid w:val="00584923"/>
    <w:rsid w:val="00586EDF"/>
    <w:rsid w:val="00587700"/>
    <w:rsid w:val="005909F7"/>
    <w:rsid w:val="00590D67"/>
    <w:rsid w:val="00592403"/>
    <w:rsid w:val="00593ED0"/>
    <w:rsid w:val="00594448"/>
    <w:rsid w:val="00597D67"/>
    <w:rsid w:val="005A1646"/>
    <w:rsid w:val="005A331C"/>
    <w:rsid w:val="005B2A70"/>
    <w:rsid w:val="005B2E56"/>
    <w:rsid w:val="005B5070"/>
    <w:rsid w:val="005B6701"/>
    <w:rsid w:val="005B6DD3"/>
    <w:rsid w:val="005C091F"/>
    <w:rsid w:val="005C0F40"/>
    <w:rsid w:val="005C19CA"/>
    <w:rsid w:val="005C2E17"/>
    <w:rsid w:val="005C561B"/>
    <w:rsid w:val="005C6677"/>
    <w:rsid w:val="005D0807"/>
    <w:rsid w:val="005D1542"/>
    <w:rsid w:val="005E0913"/>
    <w:rsid w:val="005E4FFA"/>
    <w:rsid w:val="005E6FF1"/>
    <w:rsid w:val="005F1F6E"/>
    <w:rsid w:val="005F207B"/>
    <w:rsid w:val="005F280E"/>
    <w:rsid w:val="005F4926"/>
    <w:rsid w:val="005F5241"/>
    <w:rsid w:val="005F6123"/>
    <w:rsid w:val="00601313"/>
    <w:rsid w:val="006024C0"/>
    <w:rsid w:val="006024D9"/>
    <w:rsid w:val="0060438A"/>
    <w:rsid w:val="00607E52"/>
    <w:rsid w:val="006115AF"/>
    <w:rsid w:val="00615534"/>
    <w:rsid w:val="00615DC9"/>
    <w:rsid w:val="0061706A"/>
    <w:rsid w:val="00621379"/>
    <w:rsid w:val="006265CB"/>
    <w:rsid w:val="00627014"/>
    <w:rsid w:val="0063086D"/>
    <w:rsid w:val="00630E58"/>
    <w:rsid w:val="006321F5"/>
    <w:rsid w:val="00632A4D"/>
    <w:rsid w:val="00636239"/>
    <w:rsid w:val="006365E3"/>
    <w:rsid w:val="006368ED"/>
    <w:rsid w:val="0063762F"/>
    <w:rsid w:val="006376F0"/>
    <w:rsid w:val="0064457D"/>
    <w:rsid w:val="006447EC"/>
    <w:rsid w:val="00645ED6"/>
    <w:rsid w:val="006462CD"/>
    <w:rsid w:val="00646A20"/>
    <w:rsid w:val="0064738C"/>
    <w:rsid w:val="00647B2C"/>
    <w:rsid w:val="006546DB"/>
    <w:rsid w:val="006550EF"/>
    <w:rsid w:val="00660167"/>
    <w:rsid w:val="006618B0"/>
    <w:rsid w:val="006634BF"/>
    <w:rsid w:val="00665918"/>
    <w:rsid w:val="006663C5"/>
    <w:rsid w:val="00667A58"/>
    <w:rsid w:val="00670D22"/>
    <w:rsid w:val="006714CC"/>
    <w:rsid w:val="00671986"/>
    <w:rsid w:val="00674CCB"/>
    <w:rsid w:val="00676922"/>
    <w:rsid w:val="00676B50"/>
    <w:rsid w:val="0068024C"/>
    <w:rsid w:val="00682799"/>
    <w:rsid w:val="00682D0F"/>
    <w:rsid w:val="0068339B"/>
    <w:rsid w:val="0068521A"/>
    <w:rsid w:val="0068642C"/>
    <w:rsid w:val="006866B0"/>
    <w:rsid w:val="00690969"/>
    <w:rsid w:val="00692586"/>
    <w:rsid w:val="00692D6F"/>
    <w:rsid w:val="00693856"/>
    <w:rsid w:val="006A0D7A"/>
    <w:rsid w:val="006A180E"/>
    <w:rsid w:val="006A571B"/>
    <w:rsid w:val="006A669C"/>
    <w:rsid w:val="006A6CB1"/>
    <w:rsid w:val="006B18CE"/>
    <w:rsid w:val="006B1DFA"/>
    <w:rsid w:val="006B5CA6"/>
    <w:rsid w:val="006B762A"/>
    <w:rsid w:val="006B7CFE"/>
    <w:rsid w:val="006C01C9"/>
    <w:rsid w:val="006C28D4"/>
    <w:rsid w:val="006C4D11"/>
    <w:rsid w:val="006C4F90"/>
    <w:rsid w:val="006C5BF1"/>
    <w:rsid w:val="006C6851"/>
    <w:rsid w:val="006C6C89"/>
    <w:rsid w:val="006D0C6A"/>
    <w:rsid w:val="006D3D5F"/>
    <w:rsid w:val="006D4DB1"/>
    <w:rsid w:val="006D5E13"/>
    <w:rsid w:val="006D6704"/>
    <w:rsid w:val="006D7F1F"/>
    <w:rsid w:val="006E0153"/>
    <w:rsid w:val="006E070D"/>
    <w:rsid w:val="006E747A"/>
    <w:rsid w:val="006E7EB0"/>
    <w:rsid w:val="006F1189"/>
    <w:rsid w:val="006F1B90"/>
    <w:rsid w:val="006F2143"/>
    <w:rsid w:val="006F2619"/>
    <w:rsid w:val="00702D49"/>
    <w:rsid w:val="00703078"/>
    <w:rsid w:val="00703559"/>
    <w:rsid w:val="00703B40"/>
    <w:rsid w:val="00704E27"/>
    <w:rsid w:val="0070785E"/>
    <w:rsid w:val="00707E26"/>
    <w:rsid w:val="00710BF8"/>
    <w:rsid w:val="00713189"/>
    <w:rsid w:val="0071543D"/>
    <w:rsid w:val="007157E6"/>
    <w:rsid w:val="007158C0"/>
    <w:rsid w:val="00716EB7"/>
    <w:rsid w:val="00720034"/>
    <w:rsid w:val="00721C3A"/>
    <w:rsid w:val="00721F45"/>
    <w:rsid w:val="00722545"/>
    <w:rsid w:val="007240C4"/>
    <w:rsid w:val="00724FE6"/>
    <w:rsid w:val="00725154"/>
    <w:rsid w:val="00725D40"/>
    <w:rsid w:val="007267E8"/>
    <w:rsid w:val="00727C56"/>
    <w:rsid w:val="00727CA3"/>
    <w:rsid w:val="0073070A"/>
    <w:rsid w:val="007375E0"/>
    <w:rsid w:val="007405DB"/>
    <w:rsid w:val="00742393"/>
    <w:rsid w:val="007423E4"/>
    <w:rsid w:val="00744626"/>
    <w:rsid w:val="00744F4D"/>
    <w:rsid w:val="00746BD1"/>
    <w:rsid w:val="007512BC"/>
    <w:rsid w:val="00752C77"/>
    <w:rsid w:val="00757391"/>
    <w:rsid w:val="0076014E"/>
    <w:rsid w:val="0076155B"/>
    <w:rsid w:val="007616ED"/>
    <w:rsid w:val="00763698"/>
    <w:rsid w:val="007660A0"/>
    <w:rsid w:val="007664EC"/>
    <w:rsid w:val="00772F3A"/>
    <w:rsid w:val="00773362"/>
    <w:rsid w:val="0078499E"/>
    <w:rsid w:val="007851CA"/>
    <w:rsid w:val="00785350"/>
    <w:rsid w:val="00791FFA"/>
    <w:rsid w:val="007A147C"/>
    <w:rsid w:val="007A14BF"/>
    <w:rsid w:val="007A1693"/>
    <w:rsid w:val="007A3DD0"/>
    <w:rsid w:val="007A72B6"/>
    <w:rsid w:val="007B1084"/>
    <w:rsid w:val="007B2FD8"/>
    <w:rsid w:val="007B2FFE"/>
    <w:rsid w:val="007B36C9"/>
    <w:rsid w:val="007B4826"/>
    <w:rsid w:val="007C0E77"/>
    <w:rsid w:val="007C1C37"/>
    <w:rsid w:val="007C2729"/>
    <w:rsid w:val="007C3F19"/>
    <w:rsid w:val="007C4D88"/>
    <w:rsid w:val="007D03B4"/>
    <w:rsid w:val="007D39E3"/>
    <w:rsid w:val="007E1557"/>
    <w:rsid w:val="007E1D7A"/>
    <w:rsid w:val="007E1E21"/>
    <w:rsid w:val="007E3405"/>
    <w:rsid w:val="007E3969"/>
    <w:rsid w:val="007F05B7"/>
    <w:rsid w:val="007F05DF"/>
    <w:rsid w:val="007F1A3B"/>
    <w:rsid w:val="007F2AA0"/>
    <w:rsid w:val="007F2D12"/>
    <w:rsid w:val="007F4992"/>
    <w:rsid w:val="007F71B3"/>
    <w:rsid w:val="008026C3"/>
    <w:rsid w:val="00803BEF"/>
    <w:rsid w:val="00805660"/>
    <w:rsid w:val="00805B58"/>
    <w:rsid w:val="00807214"/>
    <w:rsid w:val="008107CE"/>
    <w:rsid w:val="0081278A"/>
    <w:rsid w:val="00814DD3"/>
    <w:rsid w:val="00815114"/>
    <w:rsid w:val="00815862"/>
    <w:rsid w:val="00815A51"/>
    <w:rsid w:val="0081717B"/>
    <w:rsid w:val="0081745C"/>
    <w:rsid w:val="00817E4D"/>
    <w:rsid w:val="00823CED"/>
    <w:rsid w:val="00824DAD"/>
    <w:rsid w:val="008257BB"/>
    <w:rsid w:val="00827266"/>
    <w:rsid w:val="0082790A"/>
    <w:rsid w:val="008301C5"/>
    <w:rsid w:val="00830B41"/>
    <w:rsid w:val="00830FCB"/>
    <w:rsid w:val="00833157"/>
    <w:rsid w:val="008334F4"/>
    <w:rsid w:val="008342AC"/>
    <w:rsid w:val="00834930"/>
    <w:rsid w:val="008361B7"/>
    <w:rsid w:val="00836FF6"/>
    <w:rsid w:val="00840A64"/>
    <w:rsid w:val="008500E2"/>
    <w:rsid w:val="00850F04"/>
    <w:rsid w:val="008523CE"/>
    <w:rsid w:val="00854773"/>
    <w:rsid w:val="008548A2"/>
    <w:rsid w:val="00855413"/>
    <w:rsid w:val="00856478"/>
    <w:rsid w:val="00856FF5"/>
    <w:rsid w:val="00857097"/>
    <w:rsid w:val="0086064A"/>
    <w:rsid w:val="008630ED"/>
    <w:rsid w:val="0086515C"/>
    <w:rsid w:val="00865280"/>
    <w:rsid w:val="00870A44"/>
    <w:rsid w:val="00870B12"/>
    <w:rsid w:val="00870FD4"/>
    <w:rsid w:val="00872F63"/>
    <w:rsid w:val="008779F2"/>
    <w:rsid w:val="00881F09"/>
    <w:rsid w:val="00882807"/>
    <w:rsid w:val="008843E8"/>
    <w:rsid w:val="00887814"/>
    <w:rsid w:val="00887A18"/>
    <w:rsid w:val="00890088"/>
    <w:rsid w:val="00890864"/>
    <w:rsid w:val="00890B3E"/>
    <w:rsid w:val="00892242"/>
    <w:rsid w:val="00894733"/>
    <w:rsid w:val="0089507D"/>
    <w:rsid w:val="00896BF0"/>
    <w:rsid w:val="0089705C"/>
    <w:rsid w:val="008A137C"/>
    <w:rsid w:val="008A2ACB"/>
    <w:rsid w:val="008A2D24"/>
    <w:rsid w:val="008A4E42"/>
    <w:rsid w:val="008A6AE8"/>
    <w:rsid w:val="008A74F4"/>
    <w:rsid w:val="008B36CE"/>
    <w:rsid w:val="008B3FCE"/>
    <w:rsid w:val="008B7A4B"/>
    <w:rsid w:val="008C1A2E"/>
    <w:rsid w:val="008C1EB5"/>
    <w:rsid w:val="008C296A"/>
    <w:rsid w:val="008C2ED8"/>
    <w:rsid w:val="008C3534"/>
    <w:rsid w:val="008C6AF9"/>
    <w:rsid w:val="008C75C3"/>
    <w:rsid w:val="008C77BB"/>
    <w:rsid w:val="008D0D1B"/>
    <w:rsid w:val="008D12B9"/>
    <w:rsid w:val="008D1C93"/>
    <w:rsid w:val="008D25B5"/>
    <w:rsid w:val="008D51DF"/>
    <w:rsid w:val="008D7FB9"/>
    <w:rsid w:val="008E0DF0"/>
    <w:rsid w:val="008E0F6D"/>
    <w:rsid w:val="008E121A"/>
    <w:rsid w:val="008E15DF"/>
    <w:rsid w:val="008E1801"/>
    <w:rsid w:val="008E21B2"/>
    <w:rsid w:val="008E30D2"/>
    <w:rsid w:val="008E3E4B"/>
    <w:rsid w:val="008E4B6A"/>
    <w:rsid w:val="008E5D2D"/>
    <w:rsid w:val="008E5F12"/>
    <w:rsid w:val="008F3564"/>
    <w:rsid w:val="008F60BB"/>
    <w:rsid w:val="008F69C2"/>
    <w:rsid w:val="00900569"/>
    <w:rsid w:val="00900AB7"/>
    <w:rsid w:val="00902703"/>
    <w:rsid w:val="00904E0D"/>
    <w:rsid w:val="00910BCB"/>
    <w:rsid w:val="00910EE3"/>
    <w:rsid w:val="009111F6"/>
    <w:rsid w:val="009133DA"/>
    <w:rsid w:val="0091354D"/>
    <w:rsid w:val="00913D0B"/>
    <w:rsid w:val="009154E9"/>
    <w:rsid w:val="0091710D"/>
    <w:rsid w:val="00920396"/>
    <w:rsid w:val="0092117A"/>
    <w:rsid w:val="00922270"/>
    <w:rsid w:val="009246DF"/>
    <w:rsid w:val="00927913"/>
    <w:rsid w:val="009331E3"/>
    <w:rsid w:val="0093386D"/>
    <w:rsid w:val="00934C72"/>
    <w:rsid w:val="00940DBD"/>
    <w:rsid w:val="00941518"/>
    <w:rsid w:val="00941C7B"/>
    <w:rsid w:val="009443F7"/>
    <w:rsid w:val="00945DF0"/>
    <w:rsid w:val="00946D4F"/>
    <w:rsid w:val="00947346"/>
    <w:rsid w:val="00947435"/>
    <w:rsid w:val="00947817"/>
    <w:rsid w:val="00952AF4"/>
    <w:rsid w:val="00952D5F"/>
    <w:rsid w:val="0095319C"/>
    <w:rsid w:val="00953564"/>
    <w:rsid w:val="009543F3"/>
    <w:rsid w:val="0095542D"/>
    <w:rsid w:val="0095707F"/>
    <w:rsid w:val="009570D9"/>
    <w:rsid w:val="00963D57"/>
    <w:rsid w:val="00966295"/>
    <w:rsid w:val="00966E6F"/>
    <w:rsid w:val="0097136C"/>
    <w:rsid w:val="00972790"/>
    <w:rsid w:val="00972F95"/>
    <w:rsid w:val="00973989"/>
    <w:rsid w:val="00974BB9"/>
    <w:rsid w:val="009760DA"/>
    <w:rsid w:val="00980C36"/>
    <w:rsid w:val="00982A7B"/>
    <w:rsid w:val="00986AE7"/>
    <w:rsid w:val="00990768"/>
    <w:rsid w:val="009917A6"/>
    <w:rsid w:val="00991922"/>
    <w:rsid w:val="00992E10"/>
    <w:rsid w:val="00994DBA"/>
    <w:rsid w:val="0099585E"/>
    <w:rsid w:val="00995AEC"/>
    <w:rsid w:val="00997A73"/>
    <w:rsid w:val="009A0270"/>
    <w:rsid w:val="009A2EFB"/>
    <w:rsid w:val="009A7EA1"/>
    <w:rsid w:val="009B1148"/>
    <w:rsid w:val="009B1B72"/>
    <w:rsid w:val="009C1017"/>
    <w:rsid w:val="009C12E3"/>
    <w:rsid w:val="009C2270"/>
    <w:rsid w:val="009C5BBF"/>
    <w:rsid w:val="009D0DC6"/>
    <w:rsid w:val="009D2BC0"/>
    <w:rsid w:val="009D3008"/>
    <w:rsid w:val="009D39EB"/>
    <w:rsid w:val="009D3D65"/>
    <w:rsid w:val="009D3EC0"/>
    <w:rsid w:val="009D63F3"/>
    <w:rsid w:val="009D76E7"/>
    <w:rsid w:val="009D7E0C"/>
    <w:rsid w:val="009E44F2"/>
    <w:rsid w:val="009E64C3"/>
    <w:rsid w:val="009F0321"/>
    <w:rsid w:val="009F0CEE"/>
    <w:rsid w:val="009F12C0"/>
    <w:rsid w:val="009F2733"/>
    <w:rsid w:val="009F30A4"/>
    <w:rsid w:val="009F3EEE"/>
    <w:rsid w:val="009F521D"/>
    <w:rsid w:val="009F5C7D"/>
    <w:rsid w:val="009F6308"/>
    <w:rsid w:val="009F7835"/>
    <w:rsid w:val="00A06F86"/>
    <w:rsid w:val="00A105C9"/>
    <w:rsid w:val="00A11373"/>
    <w:rsid w:val="00A1170D"/>
    <w:rsid w:val="00A11814"/>
    <w:rsid w:val="00A12149"/>
    <w:rsid w:val="00A135C0"/>
    <w:rsid w:val="00A139CA"/>
    <w:rsid w:val="00A1415E"/>
    <w:rsid w:val="00A16B10"/>
    <w:rsid w:val="00A20251"/>
    <w:rsid w:val="00A2145A"/>
    <w:rsid w:val="00A235F7"/>
    <w:rsid w:val="00A24BEF"/>
    <w:rsid w:val="00A2571B"/>
    <w:rsid w:val="00A264DB"/>
    <w:rsid w:val="00A27572"/>
    <w:rsid w:val="00A31426"/>
    <w:rsid w:val="00A325D0"/>
    <w:rsid w:val="00A32793"/>
    <w:rsid w:val="00A32C51"/>
    <w:rsid w:val="00A33252"/>
    <w:rsid w:val="00A34865"/>
    <w:rsid w:val="00A37995"/>
    <w:rsid w:val="00A4494B"/>
    <w:rsid w:val="00A44FC7"/>
    <w:rsid w:val="00A45CE8"/>
    <w:rsid w:val="00A46758"/>
    <w:rsid w:val="00A52329"/>
    <w:rsid w:val="00A57456"/>
    <w:rsid w:val="00A57F6F"/>
    <w:rsid w:val="00A603F2"/>
    <w:rsid w:val="00A6240B"/>
    <w:rsid w:val="00A64460"/>
    <w:rsid w:val="00A671D8"/>
    <w:rsid w:val="00A72798"/>
    <w:rsid w:val="00A73496"/>
    <w:rsid w:val="00A73DA7"/>
    <w:rsid w:val="00A76694"/>
    <w:rsid w:val="00A85A06"/>
    <w:rsid w:val="00A87210"/>
    <w:rsid w:val="00A90FE2"/>
    <w:rsid w:val="00A92578"/>
    <w:rsid w:val="00A9422A"/>
    <w:rsid w:val="00A951C9"/>
    <w:rsid w:val="00A97899"/>
    <w:rsid w:val="00A97BDB"/>
    <w:rsid w:val="00AA0E6C"/>
    <w:rsid w:val="00AA1089"/>
    <w:rsid w:val="00AA4150"/>
    <w:rsid w:val="00AA425B"/>
    <w:rsid w:val="00AA467C"/>
    <w:rsid w:val="00AA7D68"/>
    <w:rsid w:val="00AB1217"/>
    <w:rsid w:val="00AB2056"/>
    <w:rsid w:val="00AB32C1"/>
    <w:rsid w:val="00AC2290"/>
    <w:rsid w:val="00AC3865"/>
    <w:rsid w:val="00AC49D3"/>
    <w:rsid w:val="00AC4BF0"/>
    <w:rsid w:val="00AC6A83"/>
    <w:rsid w:val="00AD2D72"/>
    <w:rsid w:val="00AD680A"/>
    <w:rsid w:val="00AD6AEE"/>
    <w:rsid w:val="00AD7912"/>
    <w:rsid w:val="00AE25BC"/>
    <w:rsid w:val="00AE3C0F"/>
    <w:rsid w:val="00AE4C99"/>
    <w:rsid w:val="00AF2645"/>
    <w:rsid w:val="00AF3E68"/>
    <w:rsid w:val="00AF4F6F"/>
    <w:rsid w:val="00AF5C87"/>
    <w:rsid w:val="00AF6206"/>
    <w:rsid w:val="00B005B5"/>
    <w:rsid w:val="00B02211"/>
    <w:rsid w:val="00B03B21"/>
    <w:rsid w:val="00B045AC"/>
    <w:rsid w:val="00B05DEF"/>
    <w:rsid w:val="00B060E8"/>
    <w:rsid w:val="00B108BC"/>
    <w:rsid w:val="00B167E4"/>
    <w:rsid w:val="00B17709"/>
    <w:rsid w:val="00B178B4"/>
    <w:rsid w:val="00B20171"/>
    <w:rsid w:val="00B208C4"/>
    <w:rsid w:val="00B20AB2"/>
    <w:rsid w:val="00B20E71"/>
    <w:rsid w:val="00B21D90"/>
    <w:rsid w:val="00B21DEC"/>
    <w:rsid w:val="00B24431"/>
    <w:rsid w:val="00B244FE"/>
    <w:rsid w:val="00B24B5E"/>
    <w:rsid w:val="00B31509"/>
    <w:rsid w:val="00B32EEE"/>
    <w:rsid w:val="00B35576"/>
    <w:rsid w:val="00B3582D"/>
    <w:rsid w:val="00B4026D"/>
    <w:rsid w:val="00B42E11"/>
    <w:rsid w:val="00B44076"/>
    <w:rsid w:val="00B454E9"/>
    <w:rsid w:val="00B47E33"/>
    <w:rsid w:val="00B50FD6"/>
    <w:rsid w:val="00B53243"/>
    <w:rsid w:val="00B545C7"/>
    <w:rsid w:val="00B5608C"/>
    <w:rsid w:val="00B56384"/>
    <w:rsid w:val="00B56CB7"/>
    <w:rsid w:val="00B655D7"/>
    <w:rsid w:val="00B70748"/>
    <w:rsid w:val="00B73D02"/>
    <w:rsid w:val="00B762BF"/>
    <w:rsid w:val="00B80BE2"/>
    <w:rsid w:val="00B80DE6"/>
    <w:rsid w:val="00B8522E"/>
    <w:rsid w:val="00B860C0"/>
    <w:rsid w:val="00B90742"/>
    <w:rsid w:val="00B926B0"/>
    <w:rsid w:val="00B93544"/>
    <w:rsid w:val="00B94BA1"/>
    <w:rsid w:val="00B954A7"/>
    <w:rsid w:val="00BA3A53"/>
    <w:rsid w:val="00BA3E4F"/>
    <w:rsid w:val="00BA56F9"/>
    <w:rsid w:val="00BA7074"/>
    <w:rsid w:val="00BB3257"/>
    <w:rsid w:val="00BB47FC"/>
    <w:rsid w:val="00BB4862"/>
    <w:rsid w:val="00BB5FAA"/>
    <w:rsid w:val="00BB6F12"/>
    <w:rsid w:val="00BB7712"/>
    <w:rsid w:val="00BC0431"/>
    <w:rsid w:val="00BC1730"/>
    <w:rsid w:val="00BC5C3C"/>
    <w:rsid w:val="00BD10E7"/>
    <w:rsid w:val="00BD2F3C"/>
    <w:rsid w:val="00BD71A2"/>
    <w:rsid w:val="00BD7ACF"/>
    <w:rsid w:val="00BE0CF5"/>
    <w:rsid w:val="00BE16B1"/>
    <w:rsid w:val="00BE334B"/>
    <w:rsid w:val="00BE3FAA"/>
    <w:rsid w:val="00BE590E"/>
    <w:rsid w:val="00BE6172"/>
    <w:rsid w:val="00BE66E9"/>
    <w:rsid w:val="00BE71CB"/>
    <w:rsid w:val="00BF0849"/>
    <w:rsid w:val="00BF5282"/>
    <w:rsid w:val="00BF5CFB"/>
    <w:rsid w:val="00BF7558"/>
    <w:rsid w:val="00C002A2"/>
    <w:rsid w:val="00C011BC"/>
    <w:rsid w:val="00C033B6"/>
    <w:rsid w:val="00C03C60"/>
    <w:rsid w:val="00C0572A"/>
    <w:rsid w:val="00C1165A"/>
    <w:rsid w:val="00C11E26"/>
    <w:rsid w:val="00C12611"/>
    <w:rsid w:val="00C12DE5"/>
    <w:rsid w:val="00C138B5"/>
    <w:rsid w:val="00C1535B"/>
    <w:rsid w:val="00C16E55"/>
    <w:rsid w:val="00C17104"/>
    <w:rsid w:val="00C20ADE"/>
    <w:rsid w:val="00C21566"/>
    <w:rsid w:val="00C23067"/>
    <w:rsid w:val="00C31078"/>
    <w:rsid w:val="00C310F8"/>
    <w:rsid w:val="00C31260"/>
    <w:rsid w:val="00C31941"/>
    <w:rsid w:val="00C3561A"/>
    <w:rsid w:val="00C36000"/>
    <w:rsid w:val="00C40E1D"/>
    <w:rsid w:val="00C4179D"/>
    <w:rsid w:val="00C43A9D"/>
    <w:rsid w:val="00C44364"/>
    <w:rsid w:val="00C462FF"/>
    <w:rsid w:val="00C5004A"/>
    <w:rsid w:val="00C500EC"/>
    <w:rsid w:val="00C505FE"/>
    <w:rsid w:val="00C5085C"/>
    <w:rsid w:val="00C50FBF"/>
    <w:rsid w:val="00C51C3B"/>
    <w:rsid w:val="00C6118D"/>
    <w:rsid w:val="00C616B9"/>
    <w:rsid w:val="00C649E9"/>
    <w:rsid w:val="00C65369"/>
    <w:rsid w:val="00C70C9D"/>
    <w:rsid w:val="00C71DC4"/>
    <w:rsid w:val="00C72B97"/>
    <w:rsid w:val="00C74049"/>
    <w:rsid w:val="00C741FB"/>
    <w:rsid w:val="00C74707"/>
    <w:rsid w:val="00C76B44"/>
    <w:rsid w:val="00C76FB1"/>
    <w:rsid w:val="00C81500"/>
    <w:rsid w:val="00C819DE"/>
    <w:rsid w:val="00C845EB"/>
    <w:rsid w:val="00C863B2"/>
    <w:rsid w:val="00C9008A"/>
    <w:rsid w:val="00C916B9"/>
    <w:rsid w:val="00CA1F2C"/>
    <w:rsid w:val="00CA278D"/>
    <w:rsid w:val="00CA2CE4"/>
    <w:rsid w:val="00CA4636"/>
    <w:rsid w:val="00CA4A2F"/>
    <w:rsid w:val="00CA514D"/>
    <w:rsid w:val="00CA5A20"/>
    <w:rsid w:val="00CA5CC8"/>
    <w:rsid w:val="00CB0DA3"/>
    <w:rsid w:val="00CB31FA"/>
    <w:rsid w:val="00CB62F1"/>
    <w:rsid w:val="00CB65E2"/>
    <w:rsid w:val="00CB6ECE"/>
    <w:rsid w:val="00CC34F6"/>
    <w:rsid w:val="00CC5EB2"/>
    <w:rsid w:val="00CD472D"/>
    <w:rsid w:val="00CD7033"/>
    <w:rsid w:val="00CD77B2"/>
    <w:rsid w:val="00CD79A3"/>
    <w:rsid w:val="00CE1721"/>
    <w:rsid w:val="00CE5B26"/>
    <w:rsid w:val="00CE7A23"/>
    <w:rsid w:val="00CF081F"/>
    <w:rsid w:val="00CF0ABC"/>
    <w:rsid w:val="00CF239D"/>
    <w:rsid w:val="00CF3FBF"/>
    <w:rsid w:val="00CF44DB"/>
    <w:rsid w:val="00CF7814"/>
    <w:rsid w:val="00D01687"/>
    <w:rsid w:val="00D01A9B"/>
    <w:rsid w:val="00D044E2"/>
    <w:rsid w:val="00D0477D"/>
    <w:rsid w:val="00D049DA"/>
    <w:rsid w:val="00D05469"/>
    <w:rsid w:val="00D054B9"/>
    <w:rsid w:val="00D05773"/>
    <w:rsid w:val="00D079E3"/>
    <w:rsid w:val="00D16037"/>
    <w:rsid w:val="00D173FF"/>
    <w:rsid w:val="00D241CE"/>
    <w:rsid w:val="00D24518"/>
    <w:rsid w:val="00D2560A"/>
    <w:rsid w:val="00D25D6A"/>
    <w:rsid w:val="00D32DD2"/>
    <w:rsid w:val="00D335E2"/>
    <w:rsid w:val="00D336E2"/>
    <w:rsid w:val="00D34425"/>
    <w:rsid w:val="00D34572"/>
    <w:rsid w:val="00D36A7B"/>
    <w:rsid w:val="00D40DB3"/>
    <w:rsid w:val="00D40FC5"/>
    <w:rsid w:val="00D41DA7"/>
    <w:rsid w:val="00D41DA8"/>
    <w:rsid w:val="00D444ED"/>
    <w:rsid w:val="00D44FC2"/>
    <w:rsid w:val="00D46DBC"/>
    <w:rsid w:val="00D4770F"/>
    <w:rsid w:val="00D50757"/>
    <w:rsid w:val="00D50C30"/>
    <w:rsid w:val="00D52FE0"/>
    <w:rsid w:val="00D5381B"/>
    <w:rsid w:val="00D56D1B"/>
    <w:rsid w:val="00D57935"/>
    <w:rsid w:val="00D57A61"/>
    <w:rsid w:val="00D660CC"/>
    <w:rsid w:val="00D66CD8"/>
    <w:rsid w:val="00D72DC1"/>
    <w:rsid w:val="00D740E7"/>
    <w:rsid w:val="00D75C1D"/>
    <w:rsid w:val="00D779D6"/>
    <w:rsid w:val="00D815A2"/>
    <w:rsid w:val="00D817BB"/>
    <w:rsid w:val="00D83B81"/>
    <w:rsid w:val="00D85895"/>
    <w:rsid w:val="00D9144E"/>
    <w:rsid w:val="00D91CEF"/>
    <w:rsid w:val="00D9676E"/>
    <w:rsid w:val="00D97291"/>
    <w:rsid w:val="00D97E5A"/>
    <w:rsid w:val="00DA057B"/>
    <w:rsid w:val="00DA119A"/>
    <w:rsid w:val="00DA18F7"/>
    <w:rsid w:val="00DA55F3"/>
    <w:rsid w:val="00DA68A8"/>
    <w:rsid w:val="00DB2519"/>
    <w:rsid w:val="00DB36D4"/>
    <w:rsid w:val="00DB40E2"/>
    <w:rsid w:val="00DB5206"/>
    <w:rsid w:val="00DB6393"/>
    <w:rsid w:val="00DB7180"/>
    <w:rsid w:val="00DB7942"/>
    <w:rsid w:val="00DC15A8"/>
    <w:rsid w:val="00DC44B1"/>
    <w:rsid w:val="00DC4620"/>
    <w:rsid w:val="00DC7207"/>
    <w:rsid w:val="00DD1375"/>
    <w:rsid w:val="00DD4571"/>
    <w:rsid w:val="00DD4F2D"/>
    <w:rsid w:val="00DD54D7"/>
    <w:rsid w:val="00DD5A6D"/>
    <w:rsid w:val="00DD71B2"/>
    <w:rsid w:val="00DD7BF8"/>
    <w:rsid w:val="00DE0E7A"/>
    <w:rsid w:val="00DE1EA2"/>
    <w:rsid w:val="00DE2053"/>
    <w:rsid w:val="00DE335C"/>
    <w:rsid w:val="00DE365E"/>
    <w:rsid w:val="00DE3A22"/>
    <w:rsid w:val="00DE4C2E"/>
    <w:rsid w:val="00DE793E"/>
    <w:rsid w:val="00DE7C60"/>
    <w:rsid w:val="00DE7D99"/>
    <w:rsid w:val="00DF0503"/>
    <w:rsid w:val="00DF27AC"/>
    <w:rsid w:val="00DF520A"/>
    <w:rsid w:val="00DF6334"/>
    <w:rsid w:val="00E00E49"/>
    <w:rsid w:val="00E01BE2"/>
    <w:rsid w:val="00E01D75"/>
    <w:rsid w:val="00E063A5"/>
    <w:rsid w:val="00E07BB6"/>
    <w:rsid w:val="00E10E7C"/>
    <w:rsid w:val="00E113A9"/>
    <w:rsid w:val="00E14A0C"/>
    <w:rsid w:val="00E1529B"/>
    <w:rsid w:val="00E16132"/>
    <w:rsid w:val="00E177CC"/>
    <w:rsid w:val="00E2143F"/>
    <w:rsid w:val="00E2208A"/>
    <w:rsid w:val="00E23882"/>
    <w:rsid w:val="00E24669"/>
    <w:rsid w:val="00E27380"/>
    <w:rsid w:val="00E30268"/>
    <w:rsid w:val="00E34CE2"/>
    <w:rsid w:val="00E3711A"/>
    <w:rsid w:val="00E43526"/>
    <w:rsid w:val="00E43C7E"/>
    <w:rsid w:val="00E445D1"/>
    <w:rsid w:val="00E44867"/>
    <w:rsid w:val="00E47C81"/>
    <w:rsid w:val="00E50D37"/>
    <w:rsid w:val="00E50FFB"/>
    <w:rsid w:val="00E52C11"/>
    <w:rsid w:val="00E55FE5"/>
    <w:rsid w:val="00E56945"/>
    <w:rsid w:val="00E67182"/>
    <w:rsid w:val="00E6780C"/>
    <w:rsid w:val="00E67810"/>
    <w:rsid w:val="00E71D26"/>
    <w:rsid w:val="00E71FF9"/>
    <w:rsid w:val="00E73096"/>
    <w:rsid w:val="00E7608C"/>
    <w:rsid w:val="00E76DBF"/>
    <w:rsid w:val="00E8088E"/>
    <w:rsid w:val="00E8258A"/>
    <w:rsid w:val="00E847BA"/>
    <w:rsid w:val="00E84A8E"/>
    <w:rsid w:val="00E861E0"/>
    <w:rsid w:val="00E86E1D"/>
    <w:rsid w:val="00E92738"/>
    <w:rsid w:val="00E9468E"/>
    <w:rsid w:val="00E95296"/>
    <w:rsid w:val="00EA041E"/>
    <w:rsid w:val="00EA1C5C"/>
    <w:rsid w:val="00EB04E3"/>
    <w:rsid w:val="00EB0ABA"/>
    <w:rsid w:val="00EB2D1B"/>
    <w:rsid w:val="00EB4908"/>
    <w:rsid w:val="00EB4F9A"/>
    <w:rsid w:val="00EB5AB0"/>
    <w:rsid w:val="00EB6CAD"/>
    <w:rsid w:val="00EC332B"/>
    <w:rsid w:val="00EC68B7"/>
    <w:rsid w:val="00EC6E1F"/>
    <w:rsid w:val="00EC702B"/>
    <w:rsid w:val="00EC70FD"/>
    <w:rsid w:val="00ED03E2"/>
    <w:rsid w:val="00ED1DC8"/>
    <w:rsid w:val="00ED24BA"/>
    <w:rsid w:val="00ED31AD"/>
    <w:rsid w:val="00ED52E5"/>
    <w:rsid w:val="00ED54F2"/>
    <w:rsid w:val="00ED5938"/>
    <w:rsid w:val="00ED681C"/>
    <w:rsid w:val="00ED7041"/>
    <w:rsid w:val="00ED75F7"/>
    <w:rsid w:val="00ED7E18"/>
    <w:rsid w:val="00EE45FA"/>
    <w:rsid w:val="00EE5A65"/>
    <w:rsid w:val="00EE6762"/>
    <w:rsid w:val="00EE704B"/>
    <w:rsid w:val="00EF0266"/>
    <w:rsid w:val="00EF105F"/>
    <w:rsid w:val="00EF2100"/>
    <w:rsid w:val="00EF56AC"/>
    <w:rsid w:val="00EF5F30"/>
    <w:rsid w:val="00EF6347"/>
    <w:rsid w:val="00EF6BCB"/>
    <w:rsid w:val="00F01604"/>
    <w:rsid w:val="00F044C5"/>
    <w:rsid w:val="00F059B2"/>
    <w:rsid w:val="00F05CBD"/>
    <w:rsid w:val="00F07442"/>
    <w:rsid w:val="00F07453"/>
    <w:rsid w:val="00F078C5"/>
    <w:rsid w:val="00F1084B"/>
    <w:rsid w:val="00F120D1"/>
    <w:rsid w:val="00F128FB"/>
    <w:rsid w:val="00F13366"/>
    <w:rsid w:val="00F167CD"/>
    <w:rsid w:val="00F1702E"/>
    <w:rsid w:val="00F203C0"/>
    <w:rsid w:val="00F2166B"/>
    <w:rsid w:val="00F226D7"/>
    <w:rsid w:val="00F22E6D"/>
    <w:rsid w:val="00F23A29"/>
    <w:rsid w:val="00F245BE"/>
    <w:rsid w:val="00F24962"/>
    <w:rsid w:val="00F24E4A"/>
    <w:rsid w:val="00F25FB3"/>
    <w:rsid w:val="00F263A3"/>
    <w:rsid w:val="00F31457"/>
    <w:rsid w:val="00F34886"/>
    <w:rsid w:val="00F36A52"/>
    <w:rsid w:val="00F37CDB"/>
    <w:rsid w:val="00F42F84"/>
    <w:rsid w:val="00F51660"/>
    <w:rsid w:val="00F51C29"/>
    <w:rsid w:val="00F53885"/>
    <w:rsid w:val="00F54B88"/>
    <w:rsid w:val="00F57294"/>
    <w:rsid w:val="00F57A20"/>
    <w:rsid w:val="00F61B79"/>
    <w:rsid w:val="00F63D12"/>
    <w:rsid w:val="00F63E3D"/>
    <w:rsid w:val="00F657AC"/>
    <w:rsid w:val="00F71DF5"/>
    <w:rsid w:val="00F75CE3"/>
    <w:rsid w:val="00F774D7"/>
    <w:rsid w:val="00F77B2D"/>
    <w:rsid w:val="00F815A6"/>
    <w:rsid w:val="00F815EC"/>
    <w:rsid w:val="00F81963"/>
    <w:rsid w:val="00F81B03"/>
    <w:rsid w:val="00F83E4A"/>
    <w:rsid w:val="00F84228"/>
    <w:rsid w:val="00F85A3C"/>
    <w:rsid w:val="00F8620A"/>
    <w:rsid w:val="00F8622A"/>
    <w:rsid w:val="00F863D1"/>
    <w:rsid w:val="00F907ED"/>
    <w:rsid w:val="00F90DB0"/>
    <w:rsid w:val="00F91394"/>
    <w:rsid w:val="00F921B7"/>
    <w:rsid w:val="00F932A9"/>
    <w:rsid w:val="00F95D82"/>
    <w:rsid w:val="00F9649E"/>
    <w:rsid w:val="00FA01A7"/>
    <w:rsid w:val="00FA1BAD"/>
    <w:rsid w:val="00FA35F6"/>
    <w:rsid w:val="00FA4078"/>
    <w:rsid w:val="00FA4334"/>
    <w:rsid w:val="00FA49A3"/>
    <w:rsid w:val="00FA673D"/>
    <w:rsid w:val="00FA68C4"/>
    <w:rsid w:val="00FA6C4D"/>
    <w:rsid w:val="00FB1F7D"/>
    <w:rsid w:val="00FB2434"/>
    <w:rsid w:val="00FB5B90"/>
    <w:rsid w:val="00FB7050"/>
    <w:rsid w:val="00FB7AFF"/>
    <w:rsid w:val="00FC09AC"/>
    <w:rsid w:val="00FC1903"/>
    <w:rsid w:val="00FC6F24"/>
    <w:rsid w:val="00FC7539"/>
    <w:rsid w:val="00FD26B9"/>
    <w:rsid w:val="00FD4311"/>
    <w:rsid w:val="00FD4640"/>
    <w:rsid w:val="00FD5280"/>
    <w:rsid w:val="00FD5D0F"/>
    <w:rsid w:val="00FD795A"/>
    <w:rsid w:val="00FE038D"/>
    <w:rsid w:val="00FE41E3"/>
    <w:rsid w:val="00FE4567"/>
    <w:rsid w:val="00FE6C98"/>
    <w:rsid w:val="00FE6D6F"/>
    <w:rsid w:val="00FE705F"/>
    <w:rsid w:val="00FF3BE7"/>
    <w:rsid w:val="00FF454F"/>
    <w:rsid w:val="00FF51AC"/>
    <w:rsid w:val="00FF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F7F65"/>
  <w15:chartTrackingRefBased/>
  <w15:docId w15:val="{FEB32332-D08F-4283-8C7A-7E7C086C9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CDA"/>
    <w:pPr>
      <w:spacing w:line="259" w:lineRule="auto"/>
    </w:pPr>
    <w:rPr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71C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1C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1C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B5"/>
    <w:rPr>
      <w:i/>
      <w:iCs/>
      <w:color w:val="404040" w:themeColor="text1" w:themeTint="BF"/>
    </w:rPr>
  </w:style>
  <w:style w:type="paragraph" w:styleId="ListParagraph">
    <w:name w:val="List Paragraph"/>
    <w:aliases w:val="Browallia,List 1 Level Paragraph,ย่อหน้ารายการ1,รายการย่อหน้า1"/>
    <w:basedOn w:val="Normal"/>
    <w:link w:val="ListParagraphChar"/>
    <w:uiPriority w:val="34"/>
    <w:qFormat/>
    <w:rsid w:val="0057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1CB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citation-293">
    <w:name w:val="citation-293"/>
    <w:basedOn w:val="DefaultParagraphFont"/>
    <w:rsid w:val="00571CB5"/>
  </w:style>
  <w:style w:type="character" w:customStyle="1" w:styleId="citation-292">
    <w:name w:val="citation-292"/>
    <w:basedOn w:val="DefaultParagraphFont"/>
    <w:rsid w:val="00571CB5"/>
  </w:style>
  <w:style w:type="character" w:customStyle="1" w:styleId="citation-291">
    <w:name w:val="citation-291"/>
    <w:basedOn w:val="DefaultParagraphFont"/>
    <w:rsid w:val="00571CB5"/>
  </w:style>
  <w:style w:type="character" w:customStyle="1" w:styleId="citation-290">
    <w:name w:val="citation-290"/>
    <w:basedOn w:val="DefaultParagraphFont"/>
    <w:rsid w:val="00571CB5"/>
  </w:style>
  <w:style w:type="character" w:customStyle="1" w:styleId="citation-289">
    <w:name w:val="citation-289"/>
    <w:basedOn w:val="DefaultParagraphFont"/>
    <w:rsid w:val="00571CB5"/>
  </w:style>
  <w:style w:type="character" w:customStyle="1" w:styleId="citation-288">
    <w:name w:val="citation-288"/>
    <w:basedOn w:val="DefaultParagraphFont"/>
    <w:rsid w:val="00571CB5"/>
  </w:style>
  <w:style w:type="character" w:customStyle="1" w:styleId="citation-287">
    <w:name w:val="citation-287"/>
    <w:basedOn w:val="DefaultParagraphFont"/>
    <w:rsid w:val="00571CB5"/>
  </w:style>
  <w:style w:type="character" w:customStyle="1" w:styleId="citation-286">
    <w:name w:val="citation-286"/>
    <w:basedOn w:val="DefaultParagraphFont"/>
    <w:rsid w:val="00571CB5"/>
  </w:style>
  <w:style w:type="character" w:customStyle="1" w:styleId="citation-285">
    <w:name w:val="citation-285"/>
    <w:basedOn w:val="DefaultParagraphFont"/>
    <w:rsid w:val="00571CB5"/>
  </w:style>
  <w:style w:type="character" w:customStyle="1" w:styleId="citation-284">
    <w:name w:val="citation-284"/>
    <w:basedOn w:val="DefaultParagraphFont"/>
    <w:rsid w:val="00571CB5"/>
  </w:style>
  <w:style w:type="character" w:customStyle="1" w:styleId="citation-283">
    <w:name w:val="citation-283"/>
    <w:basedOn w:val="DefaultParagraphFont"/>
    <w:rsid w:val="00571CB5"/>
  </w:style>
  <w:style w:type="character" w:customStyle="1" w:styleId="Style11pt">
    <w:name w:val="Style 11 pt"/>
    <w:rsid w:val="00571CB5"/>
    <w:rPr>
      <w:rFonts w:ascii="Times New Roman" w:hAnsi="Times New Roman" w:cs="Times New Roman"/>
      <w:sz w:val="22"/>
      <w:szCs w:val="22"/>
      <w:lang w:val="en-US"/>
    </w:rPr>
  </w:style>
  <w:style w:type="character" w:customStyle="1" w:styleId="ListParagraphChar">
    <w:name w:val="List Paragraph Char"/>
    <w:aliases w:val="Browallia Char,List 1 Level Paragraph Char,ย่อหน้ารายการ1 Char,รายการย่อหน้า1 Char"/>
    <w:link w:val="ListParagraph"/>
    <w:uiPriority w:val="34"/>
    <w:qFormat/>
    <w:rsid w:val="00571CB5"/>
  </w:style>
  <w:style w:type="table" w:styleId="TableGrid">
    <w:name w:val="Table Grid"/>
    <w:basedOn w:val="TableNormal"/>
    <w:qFormat/>
    <w:rsid w:val="00571C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71">
    <w:name w:val="citation-71"/>
    <w:basedOn w:val="DefaultParagraphFont"/>
    <w:rsid w:val="00571CB5"/>
  </w:style>
  <w:style w:type="character" w:customStyle="1" w:styleId="citation-70">
    <w:name w:val="citation-70"/>
    <w:basedOn w:val="DefaultParagraphFont"/>
    <w:rsid w:val="00571CB5"/>
  </w:style>
  <w:style w:type="character" w:customStyle="1" w:styleId="citation-69">
    <w:name w:val="citation-69"/>
    <w:basedOn w:val="DefaultParagraphFont"/>
    <w:rsid w:val="00571CB5"/>
  </w:style>
  <w:style w:type="character" w:customStyle="1" w:styleId="citation-68">
    <w:name w:val="citation-68"/>
    <w:basedOn w:val="DefaultParagraphFont"/>
    <w:rsid w:val="00571CB5"/>
  </w:style>
  <w:style w:type="table" w:customStyle="1" w:styleId="TableGrid1">
    <w:name w:val="Table Grid1"/>
    <w:basedOn w:val="TableNormal"/>
    <w:next w:val="TableGrid"/>
    <w:qFormat/>
    <w:rsid w:val="00571CB5"/>
    <w:pPr>
      <w:spacing w:after="0" w:line="240" w:lineRule="auto"/>
    </w:pPr>
    <w:rPr>
      <w:rFonts w:ascii="Times New Roman" w:eastAsia="Times New Roman" w:hAnsi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71CB5"/>
    <w:pPr>
      <w:spacing w:after="0" w:line="240" w:lineRule="auto"/>
    </w:pPr>
    <w:rPr>
      <w:kern w:val="0"/>
      <w:sz w:val="22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7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CB5"/>
    <w:rPr>
      <w:kern w:val="0"/>
      <w:sz w:val="22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71C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CB5"/>
    <w:rPr>
      <w:kern w:val="0"/>
      <w:sz w:val="22"/>
      <w:szCs w:val="28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71C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1CB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1CB5"/>
    <w:rPr>
      <w:kern w:val="0"/>
      <w:sz w:val="20"/>
      <w:szCs w:val="25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1C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1CB5"/>
    <w:rPr>
      <w:b/>
      <w:bCs/>
      <w:kern w:val="0"/>
      <w:sz w:val="20"/>
      <w:szCs w:val="25"/>
      <w14:ligatures w14:val="none"/>
    </w:rPr>
  </w:style>
  <w:style w:type="character" w:styleId="Hyperlink">
    <w:name w:val="Hyperlink"/>
    <w:basedOn w:val="DefaultParagraphFont"/>
    <w:uiPriority w:val="99"/>
    <w:unhideWhenUsed/>
    <w:rsid w:val="00571CB5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71CB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1CB5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CB5"/>
    <w:rPr>
      <w:rFonts w:ascii="Segoe UI" w:hAnsi="Segoe UI" w:cs="Angsana New"/>
      <w:kern w:val="0"/>
      <w:sz w:val="18"/>
      <w:szCs w:val="22"/>
      <w14:ligatures w14:val="none"/>
    </w:rPr>
  </w:style>
  <w:style w:type="character" w:styleId="PageNumber">
    <w:name w:val="page number"/>
    <w:basedOn w:val="DefaultParagraphFont"/>
    <w:rsid w:val="00571CB5"/>
  </w:style>
  <w:style w:type="paragraph" w:styleId="PlainText">
    <w:name w:val="Plain Text"/>
    <w:basedOn w:val="Normal"/>
    <w:link w:val="PlainTextChar"/>
    <w:uiPriority w:val="99"/>
    <w:rsid w:val="00571CB5"/>
    <w:pPr>
      <w:spacing w:after="0" w:line="240" w:lineRule="auto"/>
    </w:pPr>
    <w:rPr>
      <w:rFonts w:ascii="Tms Rmn" w:eastAsia="Times New Roman" w:hAnsi="Tms Rmn" w:cs="Angsana New"/>
      <w:sz w:val="28"/>
      <w:lang w:val="th-TH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571CB5"/>
    <w:rPr>
      <w:rFonts w:ascii="Tms Rmn" w:eastAsia="Times New Roman" w:hAnsi="Tms Rmn" w:cs="Angsana New"/>
      <w:kern w:val="0"/>
      <w:sz w:val="28"/>
      <w:szCs w:val="28"/>
      <w:lang w:val="th-TH" w:eastAsia="x-none"/>
      <w14:ligatures w14:val="none"/>
    </w:rPr>
  </w:style>
  <w:style w:type="paragraph" w:styleId="ListBullet5">
    <w:name w:val="List Bullet 5"/>
    <w:basedOn w:val="Normal"/>
    <w:semiHidden/>
    <w:unhideWhenUsed/>
    <w:rsid w:val="00571CB5"/>
    <w:pPr>
      <w:numPr>
        <w:numId w:val="2"/>
      </w:numPr>
      <w:tabs>
        <w:tab w:val="clear" w:pos="1492"/>
      </w:tabs>
      <w:spacing w:after="0" w:line="240" w:lineRule="auto"/>
      <w:ind w:left="0" w:firstLine="0"/>
      <w:contextualSpacing/>
    </w:pPr>
    <w:rPr>
      <w:rFonts w:ascii="Times New Roman" w:eastAsia="Times New Roman" w:hAnsi="Times New Roman" w:cs="Angsana New"/>
      <w:sz w:val="24"/>
    </w:rPr>
  </w:style>
  <w:style w:type="character" w:customStyle="1" w:styleId="helvetica">
    <w:name w:val="helvetica"/>
    <w:basedOn w:val="DefaultParagraphFont"/>
    <w:rsid w:val="00571CB5"/>
  </w:style>
  <w:style w:type="character" w:customStyle="1" w:styleId="flex-1">
    <w:name w:val="flex-1"/>
    <w:basedOn w:val="DefaultParagraphFont"/>
    <w:rsid w:val="00571CB5"/>
  </w:style>
  <w:style w:type="character" w:customStyle="1" w:styleId="font-600">
    <w:name w:val="font-[600]"/>
    <w:basedOn w:val="DefaultParagraphFont"/>
    <w:rsid w:val="00571CB5"/>
  </w:style>
  <w:style w:type="table" w:styleId="TableSimple1">
    <w:name w:val="Table Simple 1"/>
    <w:basedOn w:val="TableNormal"/>
    <w:uiPriority w:val="99"/>
    <w:unhideWhenUsed/>
    <w:rsid w:val="0026491D"/>
    <w:pPr>
      <w:spacing w:line="259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A4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0E02DA-3678-4740-A7E3-19CDD1CBE6C2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5720121d-0335-433d-b576-2b7712b8f74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58d61-9121-4dad-91e9-13c1ee63ee62">
      <Terms xmlns="http://schemas.microsoft.com/office/infopath/2007/PartnerControls"/>
    </lcf76f155ced4ddcb4097134ff3c332f>
    <TaxCatchAll xmlns="b8599459-0429-4769-8f1b-9a0626226863" xsi:nil="true"/>
  </documentManagement>
</p:properties>
</file>

<file path=customXml/item3.xml><?xml version="1.0" encoding="utf-8"?>
<storedTranscription xmlns="http://schemas.microsoft.com/office/transcription/2022">{"storageType":"DocumentXmlStorage","descriptor":{"transcription":{"transcriptSegments":[{"text":"ก็เลยคิดว่าหารือท่านคณะกรรม การว่าโนเกียเล็กย่อยเล็กเล็ก กว่าให้จบไปเรียนรู้เรื่องแล้วก็ตัวใหญ่ทีเดียว ซึ่งเลยทําให้หัวข้อวันนี้ค่ะ มีเรื่องของการเจรจาความคืบหน้าที่ซึ่งรับผิดชอบของการแบ่งของเราเหมือนกันแล้วก็","language":"th","start":0.31,"end":18.27,"speakerId":0},{"text":"ประมาณ 21","language":"th","start":21.59,"end":22.19,"speakerId":0},{"text":"ล้าน","language":"th","start":22.349999999999998,"end":22.749999999999996,"speakerId":1},{"text":"ค่ะ แล้วก็เมื่อวาน ส่วนเรียบร้อยเรียนจบก็คือท่านก็นัดทานข้าวกับทางผู้ถือหุ้นใหม่แล้วผลหุ้นเดิมของเคทีซีจีไม่มีปัญหาอะไรเลยค่ะ แล้วก็ของเอดับบลิวซี ก็บังเอิญว่า","language":"th","start":22.83,"end":38.23,"speakerId":0},{"text":"ให้ท่านอดีตประธานกรณีช่วยให้คําแนะนําค่ะ ของเอดับบลิวซี ก็เลยคิดว่าไม่น่าจะมีปัญหา เดี๋ยวของเรา มีคําถามว่ามันมีต่ํากว่าเรื่องการพัฒนา","language":"th","start":38.67,"end":57.67,"speakerId":0},{"text":"เกรงใจ เราจะคือ เออ","language":"th","start":60.589999999999996,"end":65.11,"speakerId":0},{"text":"เดี๋ยวหนูเล่าให้ฟัง","language":"th","start":65.11,"end":65.95,"speakerId":1},{"text":"นะคะ","language":"th","start":65.95,"end":66.15,"speakerId":0},{"text":"ก็ไม่เป็นไรอันนั้น อันนั้นก็ก็แค่เอาก็ที่คุณจะทํานะฮะ แต่จริงจริงอ่ะผมผมมีข้อสังเกตละกันหลายหลาย","language":"th","start":66.86999999999999,"end":75.42999999999999,"speakerId":2},{"text":"วาระที่ประชุมเนี่ยมันเป็นเรื่องของทั้งเรื่องของ การทําธุรกิจส่วนนึง การลงทุนส่วนนึงเนี่ยจริงจริงเนี่ยไอ้บอร์ด","language":"th","start":75.78999999999999,"end":86.19,"speakerId":2},{"text":"มี","language":"th","start":86.19,"end":87.11,"speakerId":3},{"text":"อนุมัติให้มีการตั้งอนุโครงการด้านการลงทุนไปแล้วเนี่ย","language":"th","start":88.75,"end":91.83,"speakerId":2},{"text":"จริงจริงคุณทําคุณได้หารืออนุกรรมการคณะกรรมการจํานวนไปหรือยัง","language":"th","start":93.31,"end":98.95,"speakerId":2},{"text":"ถ้าเป็นเรื่องการลงทุนค่ะหรือยัง","language":"th","start":99.35,"end":101.39,"speakerId":0},{"text":"ถ้าหารือแล้วจริงจริง สิทธิควรจะใส่มาเนี่ย จริงจริงมันควรจะเก็บร้อยละ เพื่อทราบวาระในส่วนของมติของหรือเออ","language":"th","start":101.83,"end":110.91,"speakerId":2},{"text":"มติของคณะกรรมการด้านการลงทุนนะ ซึ่งจริงจริงมันจะมันจะเค้าเรียกอะไรไปรับทราบไง รับทราบว่าคณะกรรม การด้านการลงทุนเนี่ย ประชุมเรื่องอะไรบ้าง ตื๊ด ตื๊ด ตื๊ด ตื๊ด ซึ่งมันจะสืบเนื่องกับเรื่องที่เราจะอนุมัติในตรงเนี่ยนะฮะ ตรงนี้ผมว่าซีเฟนซ์มันน่าจะ","language":"th","start":111.58999999999999,"end":127.10999999999999,"speakerId":2},{"text":"น่าจะดีกว่านะฮะ ตรงนี้ผมอันนั้นผมก็ไม่รู้หรอก ผมก็ไม่รู้ว่าจริงจริงแล้วคุณจะคณะกรรม การให้การลงทุน ถ้าสมมุติว่าคุณประชุมแล้วคุณไม่รายงา นเนี่ย แล้วก็บอร์ดชุดใหญ่จะรู้ได้ยังไงว่าประชุมเรื่องอะไรไปบ้างนะฮะ","language":"th","start":127.78999999999999,"end":141.95,"speakerId":2},{"text":"อันนี้ฝากไว้ด้วยละกันนะครับ","language":"th","start":142.35,"end":144.15,"speakerId":2},{"text":"อันนี้เดี๋ยวตอน","language":"th","start":144.15,"end":145.39000000000001,"speakerId":4},{"text":"เมื่อไหร่","language":"th","start":145.39,"end":145.67,"speakerId":2},{"text":"ว่าเดี๋ยวผมรายงานให้ก็ได้ ผมดูในการลงทุนนะครับก็ตั้งแต่","language":"th","start":145.67,"end":150.07,"speakerId":4},{"text":"เข้ามาอาจจะเห็นด้วย","language":"th","start":150.07,"end":151.10999999999999,"speakerId":2},{"text":"นะครับ","language":"th","start":151.43,"end":151.67000000000002,"speakerId":4},{"text":"สิ่งนี้มันควรจะมีรีพอร์ตอะไรสักอันนึงของคณะกรรมการ อันนี้เห็นด้วยกับการ","language":"th","start":153.31,"end":158.23,"speakerId":2},{"text":"แต่อันแรกครั้งนี้เดี๋ยว","language":"th","start":158.75,"end":159.79,"speakerId":4},{"text":"ถ้าเกิดผม","language":"th","start":159.95,"end":160.67,"speakerId":2},{"text":"พอดีผมอยู่","language":"th","start":160.67,"end":161.19,"speakerId":3},{"text":"ในคณะกรรมการการลงทุน พอดีครับ เดี๋ยวผม ถ้าอย่างนั้นอย่างนั้นคุณแคปอะไรอย่างงี้ดีกว่าก็เดี๋ยว เออ ไม่เป็นไรนะอันเนี้ย ผมถือว่าถ้าทุกคนโอเคเนี่ย ถ้าประชุมไปแล้วเนี่ยผมอยากให้","language":"th","start":161.19,"end":176.91,"speakerId":2},{"text":"คุณแพทก็ในแต่ละวาระที่เกี่ยวกับการลงทุนคณะกรรม การลงทุนเนี่ยนะครับ ก็ช่วยอธิบายเนื้อหาสาระเรื่องราวเป็นยังไงนะครับ โอเค งั้นก็ขออนุญาตเปิดประชุมเลยจะได้ไม่เสียเวลาทุกท่านนะครับ ตรงนี้นะฮะ ก็ขอเป็นการเปิดประชุมคณะกรรม การบริ","language":"th","start":178.98999999999998,"end":197.39,"speakerId":2},{"text":"ครั้งที่ 14 คือการซื้อ 2519 ครับนะครับ วาระที่หนึ่งกําลังแจ้งให้ทราบ ผมก็อ่า ก็ยินดีนะครับกับฝ่ายบริหารนะครับ แล้วก็ทุกๆท่านนะครับที่เรามีการประชุม","language":"th","start":198.39,"end":201.70999999999998,"speakerId":2},{"text":"ผู้ถือหุ้น และก็มีการอนุมัติให้มีการทําธุรกรรมซึ่งเป็นธุรกรรมใหญ่ ในการที่ว่า จะเปลี่ยนทิศทางในการดําเนินงานของบริษัทนะครับ แล้วก็เดี๋ยวทางทั้งซีอีโอคงจะรายงานให้ทราบในว่า เมื่อทราบต่อไปนะครับ ก็ของผมก็คงเพียง","language":"th","start":215.54999999999998,"end":231.98999999999998,"speakerId":2},{"text":"เท่านี้","language":"th","start":231.98999999999998,"end":232.35,"speakerId":3},{"text":"นะครับ เดี๋ยวในเชิง","language":"th","start":232.35,"end":233.19,"speakerId":2},{"text":"เข้าสู่วาระกระทรวงวาระที่ 2 รับรองรายงานประชุมเลยนะครับ ตรงนี้อันนี้ก็อันนี้ก็ไม่รู้ ต้องถามพี่เล็ก เพราะว่าผมไม่ได้เห็นเอกสารเหมือนกันตรงนี้เหมือนกัน","language":"th","start":234.19,"end":235.87,"speakerId":2},{"text":"ผมผมผมดูผมดูกราฟ","language":"th","start":248.91,"end":250.67,"speakerId":3},{"text":"ขวดเนี้ย แล้วทั้งหมดทั้งค่อนข้างหรือว่าโอเคแล้วครับ ตั้ง12 กับ 13","language":"th","start":250.95,"end":254.67,"speakerId":3},{"text":"นะครับ หมายถึงว่าแต่ว่าเหมือนกับ","language":"th","start":255.35,"end":257.63,"speakerId":2},{"text":"เราก็ไม่ไม่ได้แนบมาอีกทีใช่มั้ย ไวรัลเวอร์ชั่นน่ะใช่มั้ยครับ ก็เดี๋ยววันหลังประชุมก็ถือมาให้ผมดู ก่อนที่จะให้ท่านประธานเสร็จนะครับ","language":"th","start":257.78999999999996,"end":267.10999999999996,"speakerId":3},{"text":"นะครับ","language":"th","start":267.11,"end":267.43,"speakerId":2},{"text":"นะ ก็ถือว่าถ้าไม่มีใครติดติดต้องติด","language":"th","start":268.15,"end":269.07,"speakerId":2},{"text":"ให้ดูเกม","language":"th","start":272.55,"end":273.39,"speakerId":3},{"text":"ไม่ไม่ค่อยดูทีหลัง แต่มันต้องมีวาระของมติ ถ้าผมขอห้อยดูทีหลังแล้วคุณยังไม่รับรองหรือคุณยังไง","language":"th","start":273.95,"end":279.55,"speakerId":2},{"text":"ฮะ","language":"th","start":280.99,"end":281.15000000000003,"speakerId":1},{"text":"ผมไม่ตื่น","language":"th","start":281.99,"end":282.43,"speakerId":4},{"text":"ครับ ความไม่ตื่นแล้วครับ ที่พี่เอ๋ก็เปลี่ยนจาก","language":"th","start":282.43,"end":285.71,"speakerId":2},{"text":"นะฮะ ถือว่ารับรองและในการประชุมแล้ว แต่เข้าสู่วาระเพื่อชาติครับ ขอบคุณครับ","language":"th","start":286.07,"end":290.51,"speakerId":2},{"text":"ค่ะ ขออนุญาตเข้าสู่วาระที่ 3 เป็นเรื่องแจ้งเพื่อทราบนะคะเออ วาระที่3.1 นะคะ เป็นรายงานความสําเร็จและความคืบหน้าในการเข้าซื้อหุ้นเอ็มทีทีและ","language":"th","start":292.43,"end":294.99,"speakerId":5},{"text":"หุ้นเอสพีทีเอสนะคะ","language":"th","start":302.87,"end":304.35,"speakerId":1},{"text":"เดี๋ยวขอเชิญก็ค่ะ เมื่อวันที่ 8 มิถุนา นะคะ 2569 นะคะ ก็เป็นวันที่เราโค้ชสิ้นเดทนะคะของการทํา การได้มาการจํานวนไปนะคะ ก็คือการได้มาเนี่ยก็คือการที่เราเข้าไปซื้อหุ้น","language":"th","start":304.78999999999996,"end":316.03,"speakerId":1},{"text":"หุ้นของเอ็มบีทีนะคะ แล้วก็หุ้นของเอสพีอีเกสต์นะคะ ในส่วนของหุ้นของเอสพีบีเอสนะคะ วันนี้ก็เข้ามาอยู่ในพอร์ตของบริษัทเรียบร้อยแล้วค่ะ ก็เราเปิดพอร์ตการบีวายดีนะคะ","language":"th","start":324.75,"end":337.87,"speakerId":1},{"text":"ซึ่งการดําเนินการนะคะก็ได้ทําเสร็จสิ้นก็มีการลงนามในสัญญา ซึ่งขายหุ้นสัญญา จองหุ้นระหว่างเอสพีพี เอ็กซ์ เรียบร้อยนะคะ โอนหุ้น3ัญนะคะ ของกลุ่มด็อกเตอร์เจมส์นะคะ ไปที่เอสพีพีเอ็กซ์เรียบร้อยนะคะ การรับโอนหุ้นเอ็มทีทีนะคะก็คือกลับไปที่รับโอนหุ้น3านย์ของเอ็มทีทีก็เสร็จเรียบร้อยแล้ว","language":"th","start":338.15,"end":347.39,"speakerId":1},{"text":"นะคะ แล้วก็ลงนามในส่วนของสัญญาแปลงหนี้ใหม่ รับช่วง 4 และหน้าที่ของลูกหนี้แทนเอสบีทีเอสก็เป็นตอนนี้เป็นเงินต้นคงค้างอยู่ที่ 9.1 ล้านนะคะ อันนี้ก็จะเป็นภาพรวมทั้งหมดนะคะ หลังจากนี้นะคะ ก็ในขั้นตอนต่อไปนะคะก็ตอนเนี้ยเรารวบรวมเอกสาร","language":"th","start":358.15,"end":369.22999999999996,"speakerId":1},{"text":"ทั้งหมดนะคะ ไว้เรียบร้อยนะคะ ก็จะต้องเตรียมให้กับทางพีดับบลิวซีนะคะในการตรวจสอบนะคะ เพราะว่ามันก็จะมีในส่วนของการคัดออฟนะคะ เนื่องจากว่าในมิถุนานะคะก็จะเข้าในการปิดงบของไตรมาส2นะคะ แต่ว่ามันจะมีช่วง8เดือนมิถุนาที่เราจะต้อง cut off data ระหว่างเรากับ d r j นะคะก็คือ","language":"th","start":376.03,"end":388.83,"speakerId":1},{"text":"คือกลุ่มด็อกเตอร์เจมส์ค่ะ ก็ทางหลังบ้านนะคะ ก็ทั้งทีมที่ปรึกษานะคะ ก็อยู่ในช่วงของกระบวนการนะคะที่จะนัดนะคะกับทางพิมพ์ด็อกเตอร์เจมส์ ในการไม่ว่าจะเป็น การ cut off หลักหลักนะคะ ก็จะเป็น การ cut off inventory ระหว่างกันค่ะ แต่","language":"th","start":396.03,"end":409.59,"speakerId":1},{"text":"นี่ก็ต้องเป็นภาพของรายงานความสําเร็จของของการได้มา และการจําหน่ายไประหว่างคนที่จ๋าค่ะ","language":"th","start":411.15,"end":416.75,"speakerId":1},{"text":"ขออนุญาตท่านมาฝากค่ะ เรียกเรียกว่า เป็นคัมภีร์บัญชี","language":"th","start":417.51,"end":420.75,"speakerId":0},{"text":"ทําการสอบถาม","language":"th","start":422.59,"end":423.27,"speakerId":1},{"text":"ไม่ใช่ตรวจสอบ","language":"th","start":423.27,"end":424.07,"speakerId":0},{"text":"นะคะ ถึงดาวบันทึกรายการประชุมเค้ามาสอบท่านจะตรวจสอบค่อนข้างเศรษฐกิจภายในแตกต่าง","language":"th","start":424.07,"end":428.34999999999997,"speakerId":1},{"text":"ในขณะเดียวกัน","language":"th","start":429.19,"end":429.71,"speakerId":0},{"text":"ตอนนี้เนี่ยความสําเร็จก็ถือว่าครบถ้วนแล้วก็ได้ทําตามคอมมิวนิสต์ทุกอย่างครบถ้วนนะคะ เงินต้น 9.1 ล้านก็ถือว่ารับเข้ามาเรียบร้อยแล้ว หุ้นเอสซีบีเอ็กซ์ค่ะ","language":"th","start":430.43,"end":439.27,"speakerId":0},{"text":"ต้องขออนุญาตท่าน ประธานนําเสนอในวาระอื่นที่เป็นวาระ 1571 เพราะว่า การบริหารจัดการหุ้นเอชพีเอ ซึ่งถือว่าปัจจุบันค่ะ ตามหลักการลงทุนเนี่ย มันเป็นหลักทรัพย์เผื่อขาย แปลว่าเผื่อคุณเอาไวโรฟอร์เซลล์ ถ้าเราร้อนเงินก็ขาย ถ้าเราไม่ร้อนเงินก็ขาย ถ้ากําไรก็ขาย เพราะฉะนั้นอาจจะต้อง","language":"th","start":443.90999999999997,"end":451.03,"speakerId":0},{"text":"ตัวที่อนุญาตให้ซีอีโอไปทํางานต่อ อันนี้เชิงเดี๋ยวต้องเพิ่มเป็นประมาณสัก 5.1 นะคะ ในขณะเดียวกันปัจจุบันมีผู้สนใจแล้วหุ้น เอซีพีเอ็กซ์นะคะ เราขายหุ้นเซเว่นขายล้านบาท ซึ่งก็ถ้าหลักการ 5.1 เรียบร้อยอะค่ะ ก็ต้องดําเนินการ","language":"th","start":463.07,"end":472.39,"speakerId":0},{"text":"ขายได้เลยค่ะ เพื่อไม่ให้เอาเงินไปเข้าบริษัทก่อน","language":"th","start":480.03,"end":482.66999999999996,"speakerId":1},{"text":"ส่วนของเรื่องของออดิทนะคะ เรื่องของการสอบผ่าน อันนี้อาจจะต้องอยู่ในวาระ 5.2 ค่ะ เนื่องจากว่ามันอาจจะไม่มีคอมมิวนิสต์หรือว่าไซด์อะพรีเมนต์เพิ่มเติมค่ะ ที่มันไม่ได้อยู่ในอํานาจอนุมัติของจีนเองอือที่ต้องให้ทางคณะกรรมการเนี่ยมอบอํานาจ","language":"th","start":483.34999999999997,"end":491.42999999999995,"speakerId":0},{"text":"ให้ซีอีโอเป็นผู้มีอํานาจเซ็นไซต์เตอร์ได้ไซต์ วิคเตอร์ นั้นเกี่ยวกับอะไรเกี่ยวกับว่าปัจจุบันนะคะ มันมีเงินจํานวน 18.6 ล้านบาทที่เป็นตัวพีเอ็มที่เราเป็นฟิตเนสต้องคืนด็อกเตอร์เจซึ่งเรา","language":"th","start":503.66999999999996,"end":513.5899999999999,"speakerId":0},{"text":"ดีไซเนอร์ไปแล้วอะนะคะว่าเราจะคอมพรีเซนต์เนี่ย คือภายในสิ้นเดือนนี้ แต่ว่าเรืออีก 33 ต้องเลี้ยงละกัน แต่ว่าเรายังไม่ 3 ารถอยู่ได้ไม่ใช่เพราะเรายังไม่สามารถ แต่ว่ามันไม่ได้แบงก์ทูแบงก์ตามเขาเรียกว่า source ที่มาของเงิน","language":"th","start":520.59,"end":530.63,"speakerId":0},{"text":"อีก2 ถึง 3 ล้านบาทเนี่ย เดี๋ยวต้องมีไซเบอร์นะคะค่ะ ก็พุ่งอาจจะตัดสินใจมันไม่มีอํานาจเท่านั้นเองก็แค่มอบอํานาจหมาย","language":"th","start":538.03,"end":539.35,"speakerId":0},{"text":"หมายถึง","language":"th","start":549.39,"end":549.75,"speakerId":2},{"text":"อาหารยอดเงินยอดหนี้รวมที่เราต้องชําระแล้วดูที่ต้องชําระเนี่ย","language":"th","start":551.1899999999999,"end":557.31,"speakerId":3},{"text":"มีอยู่ส่วนนึงยังไง 2 ถึง 3 ล้าน","language":"th","start":558.55,"end":560.55,"speakerId":3},{"text":"เราจ่ายไปละทั้งหมดเลยทีเดียว ซึ่ง 2 ถึง 3 ล้านเนี่ย มันได้อยู่ในตอนเซ็นสัญญา มันไม่ได้อยู่แต่มันเป็นโฮมพรีเซนต์ที่เราต้องคุยกับไอ้สัญญาพิเศษ เพราะมันต้องดูเป็นภาพมันขนาดไหน","language":"th","start":560.9499999999999,"end":576.67,"speakerId":0},{"text":"ไม่ใช่สิคําว่า 23 ล้านเนี่ย มันอยู่บนบัญชีของเรามั้ยด้วย อยู่อยู่อยู่ใช่มั้ย มันเป็นอยู่แต่ตอนที่ตกลงไว้ว่าเออ รายการที่ต้องทํา ณ ตอนจะโอนหุ้นกันเนี่ย พูดถึงอะไรบ้างเนี่ย ดันหลุด 2.3 ล้านสูตรนี้อย่างงี้เหรอ","language":"th","start":577.39,"end":583.59,"speakerId":3},{"text":"เหมือนจะอยู่บันทึกดูว่า เป็นหนี้อยู่บนบัญชีของเรา","language":"th","start":594.8299999999999,"end":597.55,"speakerId":3},{"text":"สรุปอย่างนี้ได้ใช่ปะครับว่า","language":"th","start":599.87,"end":601.27,"speakerId":4},{"text":"โดยสรุป","language":"th","start":601.63,"end":602.03,"speakerId":2},{"text":"กับการลองขายด็อกเตอร์เจลเนี่ยก็คือเราได้หุ้นเอาที่ตามระบบเอชดีเอามาเรียบร้อยแล้วขายแล้วเอาเอาข้อแรกจริงเนี่ยคือพูดง่ายง่ายกว่าเสียไม่เกินไปแล้วก็","language":"th","start":602.03,"end":611.27,"speakerId":4},{"text":"ได้ม็อบพี่ตากับหุ้นเอสซีเอ็กซ์มา 50 ล้านหุ้นอันนี้อันนี้ก็จะซิมเปิลกับมัน บวกกับการรับหนี้มา9.1อันนี้คือสนุกวาระนี้ครับ แต่การขายก็ได้เจนเนี่ยเราเราเดิมเนี่ยทางเอสพีพีเอ็กซ์เนี่ย เข้าใจว่าเดิมเนี่ยทางเอ็มไพร์เนี่ยติดกับ","language":"th","start":611.8299999999999,"end":618.0699999999999,"speakerId":4},{"text":"เพื่อเจอกับ 18.3 8.688 16 แล้วทางเอชพีดีเอฟไม่ได้รับหนี้18.6ไปด้วย อันนี้เอาเอาระหว่างเอ็มไทยกับเอชพีทีเอฟก่อนนะครับ มันก็เลยทําให้เอ็มไพร์เนี่ยจ่ายคืนไปแล้ว16.3 ค้างอยู่12.3 ที่มีหน้าที่ต้องจ่ายให้ครบ","language":"th","start":629.35,"end":631.6700000000001,"speakerId":4},{"text":"เพื่อที่จะส่งมอบไปลงศาสตร์ตามคอมมิคเมนต์ดอท เอช บีทีเอส แสดงว่าอย่างงี้ครับ ซึ่ง 2.3 เนี่ยพยายามผมเมื่อไหร่","language":"th","start":646.23,"end":651.6700000000001,"speakerId":4},{"text":"ข้อที่ 3","language":"th","start":654.1899999999999,"end":654.63,"speakerId":0},{"text":"อย่างที่ที่ที่คิดว่าจะจะไปชําระให้กับทางด็อกเตอร์เจอะ","language":"th","start":654.87,"end":657.63,"speakerId":4},{"text":"บังเอิญว่าต้องมาจ่ายภาษาอังกฤษศาลตามคอมมิวนิสต์ เดิมกับด็อกเตอร์เจมส์เนี่ย มันคือเงินประกันค่าเช่าจากเดิม","language":"th","start":658.11,"end":664.27,"speakerId":0},{"text":"ที่ไม่ได้ราคาที่เจลไม่ได้ราชาที่เราแต่ล่าช้าดังนั้นเนี่ย มันมี 900,000 บาทที่จ่ายเงินไม่ได้ แต่ส่วนที่เหลือ 2.3 หรือ 900,000 เหลือหนึ่งจุด 4 สองดอกเบี้ยสามารถชําระได้แต่เพียงแค่ถ้าเกิดชําระไป","language":"th","start":667.39,"end":679.43,"speakerId":0},{"text":"มันต้องมีความ","language":"th","start":685.43,"end":686.0699999999999,"speakerId":0},{"text":"ยากขึ้นไอ้เงินไปถึงเมื่อไหร่","language":"th","start":687.79,"end":689.63,"speakerId":4},{"text":"แสงมาบอกเพี่ได้รับแจ้งจากไอเอเอ้อไวส์ เมื่อวันจันทร์ที่ผ่านมา ดังนั้นมันกลายเป็นว่าเราเป็นคอมพรีเซนต์แบบอื่นอื่น","language":"th","start":692.0699999999999,"end":702.15,"speakerId":0},{"text":"เพราะฉะนั้นเนี่ยทําด็อกเตอร์เซลเองนั่นแหละ เป็นคนประสานงานกันเองเอ เพราะฉะนั้นก็แล้วแต่ดอกเตอร์เจเลยว่าคิดว่าได้มาเมื่อไหร่","language":"th","start":702.51,"end":709.95,"speakerId":0},{"text":"นั่นแหละ แต่อันนี้อันนี้มันในพอร์ตเลย","language":"th","start":710.23,"end":711.75,"speakerId":4},{"text":"ของไม่ได้เข้ามา","language":"th","start":711.99,"end":712.67,"speakerId":0},{"text":"คือผมจะบอกว่าให้ใส่ไพรมิ่งเนี่ย ยาวยาวก่อนก็ได้ครับ เพราะท้ายสุดอะก็จะเข้าใจว่านางเอกที่ไม่ใช่เอไอเอเราตั้งใจจะจ่าย","language":"th","start":712.8299999999999,"end":720.15,"speakerId":4},{"text":"อยู่แล้วถูกมั้ย","language":"th","start":720.15,"end":720.7099999999999,"speakerId":2},{"text":"เพราะตอนนั้นอาการเป็นของ","language":"th","start":721.43,"end":722.27,"speakerId":2},{"text":"บิ๊กไบค์","language":"th","start":722.27,"end":722.55,"speakerId":4},{"text":"ระหว่างเราเปิดพีบีเอส มันมันจะไม่เกี่ยวกับด็อกเตอร์เจอุแล้วคือดอกเตอร์เจล คือรอให้มันมีตังค์กลางคืนไง","language":"th","start":722.55,"end":728.2299999999999,"speakerId":2},{"text":"ดังนั้นผมจะ","language":"th","start":728.9499999999999,"end":729.5899999999999,"speakerId":4},{"text":"บอกว่าอีกอันนึงต้องฝากประสาทของทางเอชบีทีเอสด้วย เพราะเดี๋ยวผมเดี๋ยวมันจะกลายเป็นว่าเราเราไปที่เค้าบนหลังพรีเมนท์คือเราต้องเปลี่ยนเป็นซีพี","language":"th","start":729.5899999999999,"end":737.5099999999999,"speakerId":2},{"text":"ไปเป็นซีเอส","language":"th","start":737.51,"end":738.15,"speakerId":3},{"text":"อะครับ","language":"th","start":738.15,"end":738.39,"speakerId":2},{"text":"ถูกต้องค่ะ ถูกต้อง","language":"th","start":738.67,"end":739.79,"speakerId":0},{"text":"คือ","language":"th","start":739.99,"end":740.07,"speakerId":2},{"text":"คือผม","language":"th","start":740.43,"end":740.75,"speakerId":2},{"text":"ผมก็อยากให้มันกลายเป็นคอมพิวเตอร์เมนต์ก่อน เราจะได้เจอ","language":"th","start":740.75,"end":743.15,"speakerId":4},{"text":"เรา commit กับเอสดีดีเอกว่าจะจ่าย","language":"th","start":743.9499999999999,"end":746.03,"speakerId":2},{"text":"หรือจริงจริงอ่ะ มันยังมีหาเงิน แต่เราไม่เจอพวกนี้ด้วยว่า transplant ต่างต่างนะ ยินดีจ่าย 2.3 ให้ไปล่วงหน้าเลย แต่อยากให้คําเจลซึ่งเป็นผู้ดําเนินการในฐานะผู้รับเหมา","language":"th","start":746.1899999999999,"end":752.15,"speakerId":0},{"text":"เขาต้องก็แบบดูแลกับเราว่าเราจ่ายคุณมากไปก่อนแล้วมันจะได้คุยกับเขาจริงๆเพราะยังไงเงินเอเอมันโอนเข้าบัญชีพันก็ทําอะไรได้ไหม แต่ภายใน","language":"th","start":760.15,"end":771.47,"speakerId":0},{"text":"เพราะมันแนะนําว่าให้ไป3เดือนเลย","language":"th","start":771.4699999999999,"end":771.9899999999999,"speakerId":4},{"text":"แล้วก็","language":"th","start":774.8299999999999,"end":775.31,"speakerId":2},{"text":"ถ้าคุณ","language":"th","start":776.0699999999999,"end":776.4699999999999,"speakerId":4},{"text":"เซล","language":"th","start":776.4699999999999,"end":776.5899999999999,"speakerId":2},{"text":"เข้าใจ","language":"th","start":776.67,"end":777.2299999999999,"speakerId":4},{"text":"ก็เหลือ 900,000 ตลอดนาทีแค่นั้นแหละ","language":"th","start":777.27,"end":777.91,"speakerId":2},{"text":"ท่านถึงเวลาไม่ได้ก็ค่อยไปทําเองอีกที ผมว่าเค้าควรจะเข้าใจอันนี้ไอ้คําพิพากษาคุณเจลนี่ผมเข้าใจ แต่ผมว่าเราก็ไม่เน็ตเฮชบีทีเอสครับ","language":"th","start":780.7099999999999,"end":788.8299999999999,"speakerId":4},{"text":"ไม่ผมว่าอันนี้มันมีความเ 4 ยงนะครับครับ ถ้าสมมุติว่าหากเอฟซีทีเอช ก็บอกว่าอันเนี้ยเราส่งมอบให้ได้","language":"th","start":789.43,"end":790.9899999999999,"speakerId":2},{"text":"อ๋อจริงจริงวันเนี้ย พอเค้ารับหุ้นไปแล้วอะครับ ไปเรียนท่านประธานว่าผมคิดว่าสมมุติว่าเมื่อกี้ว่าว่าความเ4 ยงเนี่ยมันมีจริงอ่ะนะฮะ ซึ่งมันมีจริงอะที่ผมเรียนก่อนนะฮะ แต่พอเค้ารับหุ้นไปแล้วเนี่ย โอกาสมันมันเสมือนว่ามันออโตเมติกเวฟตามหลักภาษากฎหมายก็แล้วกันละกันนะ คือเพราะคุณรู้ว่าผิด แต่คุณยังรับไปก่อนไงว่า","language":"th","start":797.1899999999999,"end":802.9899999999999,"speakerId":4},{"text":"คุณยินดีที่จะเปลี่ยนซีพีไปเป็นซีเอสอาร์ครับ ประเภท เอ่อ เพียงว่าต้องแจ้งเผาเพราะผมเดาว่าเขาเป็นยังไม่รู้ เพราะประเด็นคือถ้ารู้เนี่ยเขาคงมาเข้าบอร์ด เพราะเมื่อวานผมมีขอไปเปเปอร์บอร์ดหนึ่ง เพราะไม่งั้นมันต้องเข้าบอร์ดอีกรอบ","language":"th","start":817.11,"end":834.91,"speakerId":4},{"text":"สมมติว่ามันจะสะเทือนกันวงกว้างเพราะเงินแค่900,000เองทะเลพาอยากมีจ่ายสามารถจ่ายได้แต่จ่ายแล้วอะจะเป็นคืนเงินยังไงเดี๋ยวทําการเดิน เพราะฉะนั้นมันต้องขอเวลาเปิดโอกาสให้ไม่ได้ การดูเพราะว่าเรื่องเนี้ยเออทะเลเพิ่งแจ้งมาว่าในหนังสือเท่านั้นเอง","language":"th","start":835.9499999999999,"end":836.7099999999999,"speakerId":0},{"text":"ไม่เป็นไรเรื่องนี้ผมว่าเราก็มองกันมากไปก่อน","language":"th","start":855.0699999999999,"end":857.7099999999999,"speakerId":2},{"text":"พูด","language":"th","start":859.8299999999999,"end":860.1099999999999,"speakerId":3},{"text":"ครับ แต่เรื่องที่","language":"th","start":860.4699999999999,"end":861.0699999999999,"speakerId":2},{"text":"ผมผมมีนิดนึง","language":"th","start":861.0699999999999,"end":862.1099999999999,"speakerId":3},{"text":"ครับ","language":"th","start":862.15,"end":862.39,"speakerId":4},{"text":"ไอ้คําว่า โครงการฟิลลิปเนี่ย ทําไมบอร์ดไม่เคยได้เดินมา","language":"th","start":862.51,"end":866.0699999999999,"speakerId":2},{"text":"ใช่ผมผมจะทักมา","language":"th","start":866.11,"end":867.75,"speakerId":4},{"text":"ณ เนี่ยจริงจริงไม่ควรจะใส่ชื่อ","language":"th","start":867.75,"end":869.35,"speakerId":2},{"text":"โปรเจกต์เพราะว่านั้นคงเป็นสินชื่อที่เรียกข้างนอก","language":"th","start":869.3499999999999,"end":872.55,"speakerId":4},{"text":"เหมือนเป็นคนเป็นคนรับเวลาที่อยู่","language":"th","start":872.55,"end":874.79,"speakerId":0},{"text":"เอกสารของ","language":"th","start":874.99,"end":875.79,"speakerId":0},{"text":"เข้า","language":"th","start":876.51,"end":876.75,"speakerId":2},{"text":"ใจอะอันนี้ผมจะทักอีก","language":"th","start":877.03,"end":878.31,"speakerId":4},{"text":"นะฮะ จะเอายังไงให้แฟนเค้าเออ","language":"th","start":879.03,"end":884.39,"speakerId":2},{"text":"ไปเขียนให้มันตบตัวก็ได้ครับ ก็เป็นการขายแล้วก็เจล","language":"th","start":889.3499999999999,"end":893.55,"speakerId":4},{"text":"ซื้อตอนนี้ตายอะไรอย่าง","language":"th","start":894.7099999999999,"end":895.91,"speakerId":4},{"text":"เงี้ย เพราะว่าคอมแพคคลินิกเนี่ยเราไม่เคยพูดออกไปข้างนอกเลยใช่","language":"th","start":895.91,"end":898.99,"speakerId":2},{"text":"ครับ","language":"th","start":898.99,"end":899.27,"speakerId":4},{"text":"จริงจริงผมก็ไม่รู้ด้วยว่าเราเรียกอะไรว่า เป็นโครงการคลินิกเนี่ย พี่เล็กรู้มั้ยเนี่ย ทุกคนไม่รู้หมดเห้ย คือใส่เอาไว้นี่เอง ในเอกสารเนี่ยมัน","language":"th","start":899.31,"end":901.0699999999999,"speakerId":2},{"text":"เรชัน","language":"th","start":908.03,"end":908.43,"speakerId":0},{"text":"เออ ก็ถือว่าอา","language":"th","start":909.79,"end":911.87,"speakerId":2},{"text":"ข้อมติว่าที่ประชุมรับทราบนะครับ รายงานความสําเร็จและความคืบหน้าในการเข้าผู้ถือหุ้นมาธิตา แล้วก็หุ้นจีทีเอสนะครับ แล้วก็ในส่วนของข้อสังเกตของคุณแทป ก็ยังไงให้ฝ่ายเลขาไปดําเนินการตามข้อสังเกตด้วยในการเรื่องของ เอ่อ","language":"th","start":914.75,"end":932.31,"speakerId":2},{"text":"ภาษาอังกฤษ เรื่องของการเรียกว่าอะไรอ่ะ","language":"th","start":933.39,"end":938.23,"speakerId":2},{"text":"จริงจริงแล้วเนี่ย เพิ่มไปอีก หัวข้อในการอัปเดตดร เจลข้อนี้เนี่ยอยู่ดีดี","language":"th","start":940.11,"end":946.19,"speakerId":4},{"text":"คือ","language":"th","start":946.2299999999999,"end":946.67,"speakerId":2},{"text":"มันมาพูดถึงดอกเตอร์เจล","language":"th","start":946.91,"end":948.03,"speakerId":4},{"text":"บอยคอยล์ แบบนี้ไม่ได้คือก็ไม่เป็นไรอันนั้นผมผม","language":"th","start":948.03,"end":952.55,"speakerId":2},{"text":"วาระเนี่ยควรจะเป็นความสําเร็จ ความคืบหน้าในการเข้าซื้อหุ้น มรดกดาวขายอ่าและขายคือวาระควรจะเขียนเป็นอย่างนี้นะ และขายด็อกเตอร์เจโล","language":"th","start":953.5899999999999,"end":963.6299999999999,"speakerId":2},{"text":"ให้เขียนว่ามอบอํานาจให้ซีซีอีโอไปดําเนินการเกี่ยวกับไอ้","language":"th","start":963.79,"end":968.5899999999999,"speakerId":4},{"text":"เป็นใครใหญ่ชําระบ้างแล้วแต่ซีอีโอ แต่ว่าตอนนี้ถ้าขยายเนี่ยต้องมอบอํานาจให้อยู่แค่สิ้นเดือน 9","language":"th","start":969.3499999999999,"end":976.5099999999999,"speakerId":4},{"text":"ตัว3.1นะคะ อยากให้ทีมงานใช้ชื่อที่เราเคยดูสิ แล้วก็ใช้ชื่อเดิมโดยตลอดก็ไม่รู้ว่าอยู่ไม่มีชื่อทําไมไม่เปลี่ยนคนไทย","language":"th","start":978.15,"end":979.47,"speakerId":0},{"text":"นะครับ","language":"th","start":988.7099999999999,"end":989.0699999999999,"speakerId":2},{"text":"โอเค 3 ที่ 2 ครับท่านเชิญเลยครับ","language":"th","start":989.51,"end":990.99,"speakerId":2},{"text":"โทษทีนะครับ อันนี้นิดเดียว อันนี้มันไม่เปิดทางเอสบีทีเอส ถ้าคุณปุ้มคิดได้เร็วกว่าอาจจะลําบากนิดแจ้งนิดนึง เพราะเผื่อผมจะจับเค้าอยากเข้าวาระบอนด์เมื่อวาน","language":"th","start":991.8299999999999,"end":1000.1099999999999,"speakerId":4},{"text":"เค้าจะ","language":"th","start":1000.99,"end":1001.23,"speakerId":3},{"text":"ได้ไม่ต้องเสีย","language":"th","start":1001.2299999999999,"end":1001.7899999999998,"speakerId":4},{"text":"ค่า","language":"th","start":1001.79,"end":1001.9499999999999,"speakerId":3},{"text":"เบี้ยให้มัน","language":"th","start":1001.9499999999999,"end":1002.79,"speakerId":4},{"text":"เพิ่มเติมเข้าไปเลยฮะ","language":"th","start":1003.91,"end":1005.0699999999999,"speakerId":2},{"text":"พยายามจะ","language":"th","start":1007.67,"end":1008.3499999999999,"speakerId":0},{"text":"แต่ก็ไม่ไม่ไม่ต้องรีบนะ ถ้ามันจําเป็นต้องจ่ายก็ต้องจ่าย","language":"th","start":1013.2299999999999,"end":1016.31,"speakerId":4},{"text":"ค่ะ ขออนุญาตไปต่อวาระที่2 นะคะ เป็นรายงานความคืบหน้าการเจรจากับทางบริษัทคิวทีซีจีจํากัด","language":"th","start":1022.4399999999999,"end":1023.8,"speakerId":5},{"text":"นะคะ","language":"th","start":1028.44,"end":1028.88,"speakerId":1},{"text":"ค่ะ ขออนุญาตให้","language":"th","start":1035.79,"end":1036.79,"speakerId":1},{"text":"ทาง","language":"th","start":1036.9099999999999,"end":1037.1499999999999,"speakerId":5},{"text":"ตอนเป็นเจ้าที่เป็นผู้ว่าจ้างนะคะเป็นพายนะคะณเวลานั้นเนี่ยอ่าชื่อทเวนตี้ โฟร์ซีเอสนะคะ ซึ่งพีทีทีจีเนี่ยมาจ้างเราให้นําโครงการทีคิวเอ็ม3.2 ค่ะ","language":"th","start":1037.23,"end":1054.04,"speakerId":1},{"text":"ซึ่งโครงการเนี่ยก็ค่ะ เราเป็นผู้รับจ้างนะคะก็ทีเนี้ย โครงการเนี้ยค่ะ มันก็มีในส่วนของที่เรานิวเคลียร์ไม่จบนะคะ กับพวกว่าจ้างค่ะ ก็ในช่วงระหว่างที่ปี 2562 เนี่ยทางคิวซีจริงจริง เค้ามีการพยายามนะคะที่","language":"th","start":1058.6299999999999,"end":1073.4699999999998,"speakerId":1},{"text":"ที่ จะ ติดต่อ กับทาง ทเวน ตี้ โฟร์ หรือ ณ ปัจจุบัน คือ เอ็มไพร์ ค่ะว่า เออ เนี่ย มันมี เหตุการ ณ ์ หรือมี การงาน รีเฟล็กซ์ งาน ลด งาน เพิ่ม นะ คะ แจ้ง มา ทาง คุ ณ พาย แต่ว่า ทางเรา นะ คะ ก็ไม่มี ฟีดแบค ไปหา เค้า นะ คะ ต้อง เหมือน เป็น สูญญากาศ นะ คะ เพราะ","language":"th","start":1077.59,"end":1095.55,"speakerId":1},{"text":"พอช่วงสิ้นปีนะคะก็เราก็ได้มีทาง","language":"th","start":1095.9099999999999,"end":1098.87,"speakerId":1},{"text":"อดีตในข้อมูลเชี่ยวชาญด้านการ","language":"th","start":1101.27,"end":1104.11,"speakerId":0},{"text":"กลับบ้านค่ะ 95มานะคะ พยายามประสานงานนะคะ แต่ว่าปีนี้มันก็อาจจะมีช่วงที่มันเป็นสุญญากาศแล้วมันหลุดไปค่ะ ก็อินคุณปุ๊บนะคะก็เข้ามา","language":"th","start":1104.11,"end":1106.79,"speakerId":1},{"text":"ก็ได้มีนานะคะ นัดเพื่อเจรจากับยูจีซีจีนะครับ เพื่อให้โปรเจกต์นี้นะคะ ไม่เกิดการฟ้องร้องนะคะ ไม่เกิดคอนทิเจนซี่หลายประเทศที่ต่างต่างนะคะ เพื่อไม่อิมแพคกับเอ็มไพร์ เพราะว่าจริงจริงเนี่ย","language":"th","start":1116.95,"end":1131.3500000000001,"speakerId":1},{"text":"ตัวบริษัทเองเนี่ยก็เราจะไปข้างหน้าเราจะโกรทละ แต่ตอนเนี้ยเราเหมือนเรายังต้องแก้หนี้นะครับพี่จะ","language":"th","start":1131.79,"end":1139.87,"speakerId":1},{"text":"สั้นสั้นค่ะ ก็คือคิวดีซีจีเนี่ยจริงจริงเป็นเจ้าหนี้และลูกหนี้หลัก","language":"th","start":1140.51,"end":1143.79,"speakerId":0},{"text":"ค่ะ","language":"th","start":1143.9099999999999,"end":1144.07,"speakerId":1},{"text":"แล้วก็ตอนทุกเราเนี่ยกับคิวดีเนี่ยไม่ตรงกัน ทั้งทั้งที่ออเดียก็เป็นมีอยู่ยูซีเหมือนกัน","language":"th","start":1144.71,"end":1150.55,"speakerId":0},{"text":"เพราะฉะนั้นเนี่ยวิธีการของผู้ในการเจรจานะคะ คือก่อนหน้าที่จะพุ่งมารับงานเนี่ย น้องเมย์ ซึ่งเป็นอดีตไอคอนนะคะ ก็มีการคุยกับเราแล้วก็ พอมีตัวเลขหนึ่งจุด 6 เมตรเรียบร้อยแล้วแต่ว่า พอเรารื้อเอกสารเนี่ย ถ้าเราไม่จบเลข 6 ตัวเลขมันน่าจะกังวลมันมีเสร็จละซึ่ง","language":"th","start":1150.99,"end":1166.47,"speakerId":0},{"text":"การจ่ายหนึ่งจุด 6 เนี่ย พอเค้าเป็นทั้งลูกหนี้และเจ้าหนี้เราเนี่ยไอ้ฝั่งเจ้าหนี้เนี่ย มันมันอยู่ได้มันอยู่กับภาระไปให้คนอื่นได้ คนอื่นคนนั้นคือบริษัทพีบีเอส ซึ่งถือว่า เป็นเจ้าหนี้รายใหญ่เนาะ","language":"th","start":1173.99,"end":1186.03,"speakerId":0},{"text":"รายใหญ่แค่ไหนรายใหญ่ 11 ล้านแต่เชื่อว่ามันมีหนี้ซ้ําซ้อนอยู่ ซึ่งถ้าเราเคลียร์หรือคิวพีซีจบเราอาจจะลดหนี้ของพีพีเอสจบลงได้ เพราะฉะนั้นข้อดีของการไปคุยกับบีทีจีรอบนี้เนี่ยก็คือข้อหนึ่งเราหยุดคอนติเจนซี่ละดิตี้ทั้งหมด21ล้านได้ค่ะ","language":"th","start":1187.07,"end":1197.11,"speakerId":0},{"text":"แต่ว่าคําว่า คอนเทนต์ที่ 21 ล้านเนี่ยก็อยากให้อยู่ในเอกสาร","language":"th","start":1205.35,"end":1206.9099999999999,"speakerId":0},{"text":"ต่อ","language":"th","start":1208.55,"end":1208.71,"speakerId":1},{"text":"เพราะไม่งั้นมันจะกลายเป็นค่าใช้จ่ายโผล่ขึ้นมาหาว่าทํานั้นได้เรียบร้อย แต่เรื่องจริงแล้วมันเกิดจากผู้บริหารชุดเก่าเนี่ยไม่ได้ละเอียดอย่างรอบคอบ ไม่ได้ลงบนทีเดียว หน้ามาดังนั้นเนี่ย มันเลยหลุดซึ่ง","language":"th","start":1209.35,"end":1223.35,"speakerId":0},{"text":"20 ล้านจบแล้วตอนนี้เคลียร์ไม่ต้องจ่ายแน่แน่ ข้อดี ข้อที่2คือฝั่งที่เป็นลูกหนี้ของทีดีจีจีถูกดึงแชร์ไปแล้วถูกตัดไดร์ฟออฟไปแล้วว่าเราจะเก็บเงินไม่ได้ เพราะฉะนั้นเนี่ยการจ่ายหนึ่งจุด6 ถือเป็นการ","language":"th","start":1225.19,"end":1232.43,"speakerId":0},{"text":"เจ้าหน้าที่โดยที่ขอเค้าเซ็ตอ เมื่อก่อนลูกหนี้ไม่ต้องแล้วก็มีเอกสารเรียบร้อย","language":"th","start":1244.83,"end":1251.27,"speakerId":0},{"text":"ค่ะ","language":"th","start":1251.27,"end":1251.43,"speakerId":1},{"text":"ส่วนอย่างที่ 3 เนื่องจากว่าคิวซีจีเนี่ยเคยเป็นลูกค้ารายใหญ่ของเรา แล้วก็คิวซีจีคือหนึ่งในคนที่แอนดอส","language":"th","start":1252.11,"end":1254.51,"speakerId":0},{"text":"ทําให้เราได้เปิดบิลกับแสน4 แล้วก็ให้เรามีชื่อเสียงที่ดีกับแสน4 ก็เลยทั้ง3ข้อนี้ค่ะ หลังจากที่คุยจบแล้วเนี่ย เมื่อวานกุ้งก็เลยโอนเงินไปเรียบร้อยแล้วหนึ่งจุด 6","language":"th","start":1263.19,"end":1265.0700000000002,"speakerId":0},{"text":"40 ล้านแล้ว การโอนอีกครั้งเนี้ยค่ะทําให้เราได้ข้อดี ข้อที่4ก็คือไตรมาส2กําไรเลยทีเดียวปี2.5ล้านบาทเพราะว่ามี reverse anti แล้วก็หน่วยค่าใช้จ่ายแล้วก็ค่าใช้จ่ายที่มันเป็นส่วนลดที่สุดนะคะก็คือ","language":"th","start":1277.71,"end":1282.43,"speakerId":0},{"text":"ออกไปด้วยค่ะ ก็จะเป็นเจ้าหน้าที่กองค้าประมาณสัก 10 อะค่ะ","language":"th","start":1292.4299999999998,"end":1297.1899999999998,"speakerId":1},{"text":"ในส่วนของฝั่งหลังบ้านนะครับ ที่เราทําเทคแอคชั่นไปนะครับ ก็คือในส่วนของที่เป็นงานรถนะครับ เราก็ได้มีการตรวจสอบเอกสารเรียบร้อยแล้วนะคะ","language":"th","start":1301.27,"end":1311.3899999999999,"speakerId":1},{"text":"ที่ต้องต้องขออนุญาตเอ่ยชื่อผู้ใหญ่ที่พี่ชื่อการทําให้การเจรจาเนี่ย จบได้แล้วก็มีคอนเนอร์จี้ทั้งหมดคือคุณ","language":"th","start":1311.4299999999998,"end":1317.3899999999999,"speakerId":0},{"text":"สําหรับโปรเจ็คที่ยูเอ็น","language":"th","start":1323.35,"end":1324.3899999999999,"speakerId":1},{"text":"โดยสรุปก็คือตัวเลขถ้าไม่จบอันนี้มันต่างจากบัตรเรียน","language":"th","start":1325.35,"end":1328.23,"speakerId":4},{"text":"เขียนกันไปเรื่อยเรื่อยไปถึง 23 10 อะไรก็ว่ากัน ประมาณ กําลังจะตกประมาณสักสูงสุด","language":"th","start":1328.99,"end":1333.51,"speakerId":4},{"text":"สูงสุดในชีวิตมูลค่า ถ้าจะรับบริการเพราะว่าเราอยู่ในแบบเวียดนามไม่ทําอะไรเลย","language":"th","start":1333.6699999999998,"end":1340.6299999999999,"speakerId":0},{"text":"เออ นี่ไม่ยังไม่ได้คิดถึง financy ครับ ค่าปรับเรื่องส่งมอบหลังช้าด้วย","language":"th","start":1340.6699999999998,"end":1344.6299999999999,"speakerId":4},{"text":"เราจะสมมติว่าจ่ายภูมิคุ้มจ่ายไปแล้วใช่มั้ย ก็คือโอเคแล้ว","language":"th","start":1347.87,"end":1354.4299999999998,"speakerId":2},{"text":"มันมี","language":"th","start":1354.83,"end":1355.99,"speakerId":3},{"text":"หลักฐานยังไงว่าเซ็นทรัลกันยังไงตรงนี้นะฮะ มีมั้ยคุณอะ","language":"th","start":1356.07,"end":1361.07,"speakerId":2},{"text":"มีหลักฐาน","language":"th","start":1361.3899999999999,"end":1361.9899999999998,"speakerId":0},{"text":"เนี่ยเนี่ย อันนี้จริงจริงไม่ได้ติดอะไรนะ แต่จริงจริงก็อย่างที่บอกอ่ะ เรื่องพวกนี้มันอาจจะโอเคแหละ เป็นเรื่องของฝ่ายบริหาร แต่จริงจริง ถ้าอ ย่างที่บอกเมื่อก่อนเข้าประชุมก็ยังคุยกับทาง","language":"th","start":1365.9099999999999,"end":1379.9499999999998,"speakerId":2},{"text":"ที่เล็กเลยว่าจริงจริงเนี่ยอ่า เรื่องนี้มันเป็นเรื่องละเอียดนิดนึงอะไรอย่างเงี้ยจริงจริง ถ้าสมมุติจริงจริงเนี่ย ก่อนประชุมเนี่ยก็อย่างที่บอกอ่ะ ถ้าสวนลงทุนก็ลงทุนบอร์ดลงทุน ถ้าลงเนี่ย อันนี้ผลตรวจตรวจสอบมาหน่อย ถ้าเราพอร์ตตรวจสอบเราก็อาจจะซักกันเยอะหน่อย แล้วเราก็จะมาสรุปกันว่า เออ","language":"th","start":1380.95,"end":1399.71,"speakerId":2},{"text":"ตรวจสอบดูเรียบร้อยแล้วนะฮะ มันลีจิทุกอย่างอย่างเงี้ยครับ ผมว่างานมันก็จะการประชุมชุดใหญ่ มันก็จะสมูทกว่านี้นะฮะ อันนี้ไม่เป็นไรอะ ฝากไว้แล้วกัน ฝากฝากตรงนี้ไว้แล้วกัน แล้วก็อันนี้ก็ถ้าไม่ผิดอะไร ก็ถือว่ารับทราบ แล้วก็ถือว่าขอบคุณฝ่ายจัดการด้วยว่า","language":"th","start":1400.3899999999999,"end":1418.83,"speakerId":2},{"text":"เร่งเคลียร์ของเก่าเก่าแล้วก็ที่มีปัญหาออกไปเราจะได้เดินได้ได้อย่างเต็มกําลังนะครับ ฝากด้วยกันนะครับว่าที่ชําระไอ้ปาก","language":"th","start":1419.47,"end":1429.83,"speakerId":2},{"text":"ของมันเค้าเรียกว่ามันเป็นถึงที่สิ้นสุด","language":"th","start":1429.83,"end":1432.1499999999999,"speakerId":4},{"text":"อะ อันนี้อาจจะต้องต้องมีต้องมีอย่างที่ผมถามเหมือนกันนั่นแหละว่าเรามี prove ยังไงวะ เออเราช่วงหน้าไปแล้วถูกมั้ยฮะ","language":"th","start":1432.1499999999999,"end":1438.2699999999998,"speakerId":2},{"text":"มันมีมันมีเปเปอร์นี้มั้ยล่ะว่ามันเป็นเปเปอร์เลเวอร์","language":"th","start":1438.95,"end":1443.31,"speakerId":3},{"text":"ว่ายังไง","language":"th","start":1443.31,"end":1443.71,"speakerId":2},{"text":"เพราะว่าตอนเนี้ย","language":"th","start":1443.71,"end":1444.3500000000001,"speakerId":3},{"text":"เรากําลังบอกว่าไม่เรามีแค่เปเปอร์จ่ายตังค์ หรือเรามีเปเปอร์สิ้นสุด","language":"th","start":1444.51,"end":1448.51,"speakerId":2},{"text":"ตอนเนี้ยกลับไปหน้าแรกครับ หน้าแรกเนี่ยมันตัวเลขอะมันแสดงว่า","language":"th","start":1450.6699999999998,"end":1456.7099999999998,"speakerId":3},{"text":"เท่ากับเราอะไม่ได้รีเทิร์นคืนเลยถูกป่ะ คือเหมือนกับว่าเอาเรียนท่านเนี้ยออก7 แบบนี้ไปเลยอะสุดก็ได้เรียนท่านนี้คือตั้งสํารองไว้แล้วถูกมั้ย นี่ฉันสํารองเงี้ย มีสํารอง เอ๊ะ สํารองถูก","language":"th","start":1457.11,"end":1461.79,"speakerId":3},{"text":"ไหม","language":"th","start":1473.6699999999998,"end":1473.9499999999998,"speakerId":1},{"text":"ทั้ง 2 ตัว มีตั้งสํารองไว้แล้ว","language":"th","start":1474.1499999999999,"end":1475.3899999999999,"speakerId":3},{"text":"แล้วเราบอกว่าแต่เราเหมือนกับตอนนี้มันมีประเด็นนี้นะเหมือนกับธุรกรรมนี้มันคือรายได้มันลดด้วยรายได้ในอดีตรับรู้เยอะไปเพราะคํานวณเสมือนหนึ่งเราอ่ะรับเงินเกินเหมือนเรารับเงินเกินอ่ะใช่","language":"th","start":1476.59,"end":1492.51,"speakerId":3},{"text":"ใช่มั้ยทีนี้ผมผมไม่แน่ใจ วิธีวิธีบันทึกว่า ถ้าถ้าไอ้ตัวที่รับรู้รายได้เกินเนี่ยในคอมพิวเตอร์เค้าจะว่ายังไงครับค่ะ เค้ามีการคุยยังไง","language":"th","start":1493.03,"end":1502.67,"speakerId":3},{"text":"เออ เป็นส่วนของที่เราใต้ดีซีแล้ว","language":"th","start":1502.87,"end":1504.7099999999998,"speakerId":1},{"text":"พูดง่ายง่าย ไม่ได้มีแผนการบัญชี","language":"th","start":1506.31,"end":1507.87,"speakerId":4},{"text":"อยู่แล้วไม่รู้ ไม่มีแบบประเพณีนะครับ เราคิดดีแทคแบบ","language":"th","start":1508.3899999999999,"end":1511.6299999999999,"speakerId":3},{"text":"ไม่มีใครจะไปปรับ r e ย้อนหลังนะ","language":"th","start":1511.9099999999999,"end":1514.07,"speakerId":3},{"text":"ยกเว้นร้าน 7 เออตีเราดิ้งนะที่จ่ายเอาไปแล้วกัน อาจจะเข้าไปแล้ว","language":"th","start":1514.75,"end":1519.07,"speakerId":4},{"text":"ค่ะ เข้าค่ะ แต่พอดีว่าเราคือถ้าตามคือเนื่องจากว่าจริงจริงอะค่ะ เรากับคิวจีซีอะค่ะ มันที่เรามีปัญหาคือโปรเจ็ค โครงการคิวเอ็ม3.2","language":"th","start":1519.9499999999998,"end":1530.2299999999998,"speakerId":1},{"text":"แต่เราอะค่ะ มีเคยมีไปจ้างคิวจีซีจีเอ้ย เราไม่ใช่เบอร์ทานเหล้าอ่ะ ไปจ้างคิวจีดีซีคิวจีซีจีทําอีโพรเจกหนึ่งชื่อพัทยาค่ะ ส่วนของพัทยาค่ะ มันจะเป็นส่วนของฝั่งที่เป็นเจ้าหนี้ค่ะ ที่มันมีทั้งเป็นฝั่งลูกหนี้และเจ้าหนี้อย่างที่คุณปุ้มเนี่ยค่ะ มันก็เลยมาหักลบหนี้กัน","language":"th","start":1531.9099999999999,"end":1551.2699999999998,"speakerId":1},{"text":"มาออฟเซ็ตกันไม่","language":"th","start":1551.71,"end":1552.5900000000001,"speakerId":1},{"text":"เดี๋ยวผม นึกแล้วมันเป็นล้าน71","language":"th","start":1552.59,"end":1552.9499999999998,"speakerId":4},{"text":"ใช่ ถูกต้อง","language":"th","start":1553.87,"end":1554.51,"speakerId":1},{"text":"ค่ะ มันก็คือเข้าไปแล้ว","language":"th","start":1554.51,"end":1555.75,"speakerId":4},{"text":"เปลี่ยนแอลเข้าล้าน 7 แต่ว่าเนื่องจากว่าถ้าทางพี่แทคดูในส่วนของที่เนื่องจากว่าเรามีเจ้าหนี้คงค้าง พอเข้าเจ้าหนี้คงค้างใช่ไหมคะ เรามีการตั้งเจ้าหนี้คงค้างไว้8.9นะคะ แล้วก็มีตั้งหนึ่งประกัน","language":"th","start":1556.23,"end":1567.55,"speakerId":1},{"text":"ไอรีทีมชาติด้วย 11 ล้านเพราะฉะนั้นรวมยอดเจ้าหนี้อะค่ะ มันเท่ากับ10 ล้านแต่ว่าเราอะจ่ายยอดเจ้าหนี้เนี้ยเพียงแค่คือมันมันคือแผนไปแล้วตั้งแต่แรกอะค่ะพี่ญ่าเพราะฉะนั้นเนี่ยวันเนี้ยเราอะจ่ายแค่หนึ่งจุด671จุด647","language":"th","start":1571.6299999999999,"end":1573.9499999999998,"speakerId":1},{"text":"นั้นน่ะ มันเหมือนเราอะเป็นกําไรจากการเจรจามันจะไปวิ่งเข้าขา กําไรจากการเจรจาอะค่ะ มันก็เลยจะได้กําไรจากการเจรจา 8.4 ล้านค่ะ","language":"th","start":1586.3899999999999,"end":1594.2299999999998,"speakerId":1},{"text":"ก็คือพูดครับ พูดง่ายง่ายว่าขาด","language":"th","start":1596.35,"end":1597.9099999999999,"speakerId":4},{"text":"ที่เรา","language":"th","start":1597.9099999999999,"end":1598.2299999999998,"speakerId":1},{"text":"เสียเปรียบอ่ะ ของเราอิมแพนไปแล้วแต่ขายที่เราได้เปรียบอ่ะ เรายังไม่ไลท์ออฟมั้ง","language":"th","start":1598.23,"end":1602.67,"speakerId":4},{"text":"ใช่ ถูกต้องค่ะ ฝั่งเจ้าหนี้เราไรอย่างเงี้ย","language":"th","start":1602.71,"end":1604.39,"speakerId":1},{"text":"ในบัญชีคือ 8 ปี 4 เลยเหรอค่ะ","language":"th","start":1611.03,"end":1612.79,"speakerId":3},{"text":"ใช่","language":"th","start":1613.6699999999998,"end":1613.9499999999998,"speakerId":0},{"text":"ครับ","language":"th","start":1616.6699999999998,"end":1616.9499999999998,"speakerId":2},{"text":"อันนี้คือจริงจริงไม่ไม่อยากร่วม","language":"th","start":1620.6299999999999,"end":1623.79,"speakerId":0},{"text":"ตัวเลขแสนดีกว่า ถ้าเราไม่อยู่ตรงนี้เนี่ยไอ้เอกสารที่เขาตั้งฟอร์มเราเนี่ยมัน21ล้านบาท","language":"th","start":1624.23,"end":1626.47,"speakerId":0},{"text":"แล้วมันก็อื่นอื่นแกล้งที่คุณแจ๊สคอมเม้นต์นั่นแหละว่ามันมีเปเปอร์ตรงไหนบอกว่าจบรายการนี้แล้วถือว่าผูกพันค่ะ","language":"th","start":1631.71,"end":1639.23,"speakerId":3},{"text":"ทั้ง 2 โครงการนะครับ เป็นพูดถึงโครงการเราเยอะเยอะถูกผมก็ไม่มีพัทยาเข้าไปด้วยค่ะ ใช่ผมพูดเอา 2 โครงการมาออกเซ็ทกันใช่ถูกมั้ยแล้วมันต้องมีหนังสือว่าพหผูกพันที่เกี่ยวเนื่องในโครงการรวมถึงภาระรับประกันด้วยนะ","language":"th","start":1639.31,"end":1653.47,"speakerId":3},{"text":"ครับ","language":"th","start":1654.51,"end":1654.67,"speakerId":2},{"text":"เพราะว่าปกติสัญญาพวกนี้มันจะดีไปเรื่อยเรื่อย รับประกันถูกมั้ย ว่าแล้วประกันผลงานไปอีกกี่ปีก็ไม่รู้แล้ว พอรีเทียนชั่นมันหายไปแล้วใช่มั้ยครับ ออฟเสร็จไปเรียบร้อยมันต้องมีหนังสือยืนยันว่า เอ้ย เราหลุดจาก","language":"th","start":1654.75,"end":1668.87,"speakerId":3},{"text":"ฟ้า แล้วก็แบ่งทั้งหมด","language":"th","start":1668.87,"end":1669.79,"speakerId":2},{"text":"ในเอกสารที่เรียนก่อน","language":"th","start":1669.87,"end":1674.2299999999998,"speakerId":0},{"text":"ได้บอกกับพี่สาวก่อนนะ เพราะว่าอุ้ม ถามว่าวันจันทร์เอกสารครบรึยังจะมีบทเรียนให้ยังดี","language":"th","start":1675.59,"end":1683.59,"speakerId":0},{"text":"จริงจริงไอ้ตัวเค้าจะมีแต่ฝั่งของเค้าที่หักตกลงไว้ในการเบ็ดเสร็จไม่มีภาระผู้พันแต่เรายังไม่มีเอกสารที่สวนปัญหาเค้าบอกว่า","language":"th","start":1684.83,"end":1691.3899999999999,"speakerId":1},{"text":"อันนี้ก็เห็นแล้วเค้ามันต้องหลั่งจ่ายเงิน","language":"th","start":1691.75,"end":1693.71,"speakerId":0},{"text":"ถ้าโดยสรุปอ่ะ ให้มีชัวร์ว่าหลังจากจ่ายไปแล้วอะมันต่างคนต่างเคลียร์มันไม่ได้อีก หลังคลิปมีแค่ไหนครับผมทั้ง","language":"th","start":1694.59,"end":1702.03,"speakerId":4},{"text":"กรรมการและผู้ถือหุ้น รวมถึงเสียงโอก็ขอบคุณค่ะ ดังนั้นก็เหมือน","language":"th","start":1703.3899999999999,"end":1709.31,"speakerId":0},{"text":"กับ","language":"th","start":1709.3899999999999,"end":1709.87,"speakerId":1},{"text":"เค้าไม่เดินเปเปอร์ก็ใช่","language":"th","start":1710.23,"end":1711.59,"speakerId":2},{"text":"ก็ก็คือจบแล้ว นึกออกเปเปอร์มาฟันเฟิร์ม ผมว่าเฮ้ย ได้เปเปอร์นี้มาแล้วนะครับ","language":"th","start":1712.4299999999998,"end":1717.7099999999998,"speakerId":3},{"text":"งั้นเดี๋ยวผมขออนุญาตเดี๋ยววันที่ประชุมรับทราบนะครับ แล้วก็ฟังข้อสังเกตของเล็กแท็บนะ อยากให้ฝ่ายเลขา","language":"th","start":1719.35,"end":1727.99,"speakerId":2},{"text":"ได้แทนความคืบหน้าอีกทีในส่วนเราเอาเอกสารให้บอร์ดดูอีกครั้งนึงนะครับ เรื่องการยืนยันและการทํางานประชุมครั้งหน้านะครับนะฮะครับผมคือวาระถัดไปครับนะครับ","language":"th","start":1728.99,"end":1739.11,"speakerId":2},{"text":"ก็ไม่","language":"th","start":1740.55,"end":1740.99,"speakerId":0},{"text":"เป็นไรนะครับ มาเป็นเรื่องสร้างทราบครับ","language":"th","start":1742.1899999999998,"end":1744.3099999999997,"speakerId":2},{"text":"ค่ะ","language":"th","start":1747.59,"end":1747.7099999999998,"speakerId":5},{"text":"ที่ 3 ที่3","language":"th","start":1749.79,"end":1750.9099999999999,"speakerId":5},{"text":"นะคะ เป็นรายงาน","language":"th","start":1750.9499999999998,"end":1751.35,"speakerId":1},{"text":"ความคืบหน้าระหว่างการเจรจากับทางพี","language":"th","start":1751.35,"end":1753.83,"speakerId":5},{"text":"ดับบลิวซี ขออนุญาตเสรี","language":"th","start":1753.83,"end":1755.6699999999998,"speakerId":1},{"text":"ขออนุญาตเป็นลักษณะของรายงานความคืบหน้า","language":"th","start":1771.6699999999998,"end":1773.9499999999998,"speakerId":1},{"text":"นั่นคือเสียเยอะขึ้นค่ะ ก็จะกลายเป็นแบบตีสติครบนะ อยู่ในเอกสารหมดเลยไม่มีสติ","language":"th","start":1774.47,"end":1786.03,"speakerId":0},{"text":"นะคะ","language":"th","start":1797.03,"end":1797.71,"speakerId":1},{"text":"ก็คือ","language":"th","start":1797.7099999999998,"end":1798.1899999999998,"speakerId":0},{"text":"เรียกว่าโปรเจคนะคะ โครงการพัทยา แมริออท รีสอร์ทแห่งสปา นะคะ หรือมีแมไอโฟนนะคะ ซึ่งโครงการนี้นะคะ เป็นโครงการตรวจสอบทําความดีก่อนค่ะ","language":"th","start":1798.51,"end":1808.6299999999999,"speakerId":1},{"text":"ก็คือ เอดับบลิวซีเนี่ยเป็นลูกค้าเรามีทั้งหมด 2","language":"th","start":1808.99,"end":1814.55,"speakerId":0},{"text":"ของการใหญ่ก็คือโครงการที่เชียงใหม่แล้วก็โครงการที่พัทยาที่พัทยาเนี่ยค่ะ ก็คือ แมรี่บอร์ด แอนด์ สปาเราเห็นพยายามเราเหมือนเป็นผู้รับเหมา ที่งานก็คือไม่ฟอลโล่ไม่ทําอะไรทั้งสิ้น แต่เราเองตอนที่ทํางานกับเอ็มซีอ่ะค่ะ เรา","language":"th","start":1814.79,"end":1832.99,"speakerId":0},{"text":"เราว่าเหมือนชนกับลูกค้า แล้วก็มีซัพพลายเออร์หลายหลายล้านซัพพลายเออร์รายหลังเราก็คือบีทีเอสเมื่อสักครู่ท่านได้ยินชื่อพีพีเอสตั้งแต่วาระเมื่อสักครู่ อันนี้ก็เป็นพีพีเอสเหมือนกันดังนั้นเนี่ย","language":"th","start":1833.31,"end":1848.6699999999998,"speakerId":0},{"text":"ถึงบอกว่าเราเชียร์คนทุกคนก่อนแล้วค่อยไปเจรจากับอีเอฟทีเหรอ ซึ่งโชคดีก็คือได้ได้ผู้ใหญ่หลายท่านในเอโอทีให้อัยการเป็นคนเชื่อถือได้ในการเข้าไปเจรจา แล้วก็เลยไปคุยกับเค้าตรงตรงว่าเรามีปัญหาแบบนี้แล้ว ปัจจุบันเราไม่ได้มีคนที่ทํางานอยู่แล้ว","language":"th","start":1849.11,"end":1868.83,"speakerId":0},{"text":"ออเดอร์จากลูกค้าโดยตรง ลูกค้าก็เลยเอาบิล รวมถึงเนื่องจากเอดับเบิ้ลบีซี บริษัทที่มีการสอบถามภายใน","language":"th","start":1869.1499999999999,"end":1877.4699999999998,"speakerId":0},{"text":"ที่ผ่านไตรมาส","language":"th","start":1877.47,"end":1878.39,"speakerId":1},{"text":"ก็แสดงเอกสารให้เราชนเอกสารให้เราได้ทุกจุดมีเอกสารครบถ้วนและเกี่ยวกับเราทําให้เราเจอแผลของทเวนตี้โทซีเอสในอดีต","language":"th","start":1878.87,"end":1888.87,"speakerId":0},{"text":"ว่ามีมีความเป็นไปเอาแค่นี้ก่อนแอดวานซ์เรื่องนี้จริงจริงต้องเข้าคณะกรรม","language":"th","start":1889.35,"end":1895.4299999999998,"speakerId":0},{"text":"การตรวจสอบ","language":"th","start":1895.4299999999998,"end":1896.07,"speakerId":1},{"text":"ด้วยบินหมายถึง","language":"th","start":1896.07,"end":1896.83,"speakerId":3},{"text":"บินอะไร","language":"th","start":1896.83,"end":1897.23,"speakerId":2},{"text":"บิน9 อี้บิลลูกหนี้","language":"th","start":1897.23,"end":1898.35,"speakerId":3},{"text":"บิน เจ้าหนี้","language":"th","start":1899.9499999999998,"end":1900.9099999999999,"speakerId":0},{"text":"เพราะว่าเจ้าหนี้คือที่","language":"th","start":1901.79,"end":1902.75,"speakerId":3},{"text":"เขาจะเก็บตังค์เราไม่ได้เป็นทึบ","language":"th","start":1902.75,"end":1904.83,"speakerId":2},{"text":"ค่ะ เป็นลักษณะของแบงค์ชาติมากกว่า","language":"th","start":1905.1899999999998,"end":1907.5099999999998,"speakerId":1},{"text":"เราไปทํางานที่อื่นดูสิ เอดับบลิวซีก็ต้องบังคับ เราให้เราไปคุมผู้รับเหมาแต่มันอยู่ดีดี เราหายตัวไปเอดับบลิวซีหน้างานอ่ะ เค้าก็รู้จักผู้รับเหมา","language":"th","start":1911.6699999999998,"end":1926.11,"speakerId":0},{"text":"เพราะเค้ารู้จักผู้ต้องการปั๊บเค้าก็บอกว่าอ้าวเราหายตัวไปอะเฮ้ย เราจะทํายังไงเค้าก็เลยไปคุยตรงกับผู้ลําบากที่เป็นสัตว์สับคอนแทคเราแล้วก็ติดต่อไม่ได้ก็เรียกผู้รับเหมา สัตว์คอนแทคกับบีทีเอสเข้าไปแก้หน้าน่ะตั้งแต่เดือน7 ตั้งแต่คุณเจลเป็น46","language":"th","start":1927.35,"end":1941.27,"speakerId":0},{"text":"เหตุการ ณ ์ เกิด ล่วงหน้า ตั้งแต่ 17 ซึ่ง เป็น ช่วงเวลา ที่ คุ ณ นิวัฒน์ ธัญ ออกไป ดังนั้น ไอ้ เรื่อง เป็น แต่วันนี้ เนี่ย เอา เป็น ว่า จู คัส ช็อต ลอง เคลียร์ กับ เอ็มซี","language":"th","start":1947.79,"end":1959.95,"speakerId":0},{"text":"โดยที่ตัวเลขที่เราเห็น front over ที่ a w c ไปจ้างซับซ้อน เราข้ามหัวลําบาก มันอาจจะซ้ําซ้อนอย่างยิ่งที่เราถูกฟ้อง p t t s ดังนั้นก็เลยแบบปิดแก๊ง","language":"th","start":1960.99,"end":1977.59,"speakerId":0},{"text":"เพราะฉะนั้นเห็นช่องว่าถ้างั้นเราควรจะจบกับพีเอดับบลิวซีก่อน เพราะอย่างน้อยเค้าเป็นบริษัทที่มีตัวต่อชัดเจนไม่เป็นบริษัทขี้โกง แต่พีบีเอสเป็นบริษัทอะไรก็ไม่มีที่อินวอนจากไหนก็เบี้ยลง","language":"th","start":1977.99,"end":1991.51,"speakerId":0},{"text":"ข้อดี คือแสดงว่าพีพีเอสก็คือผู้รับเหมาที่คุณโป้ว่าเราไปดูตรงใช่ไหม","language":"th","start":1992.03,"end":1996.11,"speakerId":2},{"text":"นั่นเอง","language":"th","start":1997.27,"end":1997.67,"speakerId":4},{"text":"แล้วเราก็โชคดีที่เอ็มซีให้ความร่วมมือกับเราในการที่แถลงโกลอินเทลกับเรา ก็เลยเป็นเรียกว่าข่าวดีที่ไอ้ตัวเลขที่มัน run over ของ a w c เนี่ย ถ้ารวมตัวเลขทั้งหมดเลยมันประมาณ 50 กว่า","language":"th","start":1998.03,"end":2017.67,"speakerId":0},{"text":"52 บาทที่ถือว่า เป็น content livity นะคะ แต่ว่าพึ่งจะบอกน้องว่าพยายามเขียนยังไงก็ได้ ให้มันไม่เป็น contency ไม่งั้นเราจะโดน restatement แล้วพอตรวจสอบ ถ้าไปโอนอีกทีนะคะ ถึงบอกว่า","language":"th","start":2018.9499999999998,"end":2025.5099999999998,"speakerId":0},{"text":"ทีมงานการประชุมที่พี่ ย้ําว่าก็มีบอร์ดตรวจสอบก่อนแล้วไม่ฟัง เพราะคุณไม่เข้าใจ ดังนั้นครั้งหน้าเนี่ยบอกสั้นสั้นก็แค่เป็นอาหาร เล็งกราบเรียนท่านประธานในรอบทุกท่านนะคะว่าของเอดับบลิวซีเนี่ย","language":"th","start":2037.4699999999998,"end":2055.23,"speakerId":0},{"text":"ความคืบหน้าการเจรจาไปได้ดีมาก แล้วก็เราได้รับความร่วมมือกับลูกค้าดีมาก แล้วลูกค้าไปวิ่งไอซ์มาก แต่สิ่งที่เราปฏิเสธไม่ได้เลยว่าเราจะดูคอนทิเจนซี่นี้ได้ก็คือต้องยอมให้เขายึดทั้งรีเทนชั่น แล้วก็เรามีบอร์ดก็คือตัว","language":"th","start":2055.5099999999998,"end":2074.99,"speakerId":0},{"text":"คําว่า การของโครงการ เรามีการค้ําประกัน โครงการฝึกงานที่เป็นของธนาคารยูโออีเอาไว้ ซึ่งมีการ cat make ความเสียหายอยู่ที่ 13.9 รายสําหรับโครงการ","language":"th","start":2076.39,"end":2085.95,"speakerId":0},{"text":"นี้จะคือเรามีความเสีย","language":"th","start":2088.91,"end":2090.0299999999997,"speakerId":2},{"text":"20","language":"th","start":2090.0699999999997,"end":2090.2699999999995,"speakerId":3},{"text":"เอ็ดละตรงนี้ไป","language":"th","start":2090.27,"end":2091.35,"speakerId":2},{"text":"แต่","language":"th","start":2092.91,"end":2093.27,"speakerId":0},{"text":"ในปี 21 ล้านที่ว่าเนี่ย 20.9 ล้านที่ว่าเนี่ยค่ะ มันคือเงินประกันเค้าไปทําร้านก็ไม่ได้มีแคชโฟลว์เพิ่มเติม","language":"th","start":2094.11,"end":2096.67,"speakerId":0},{"text":"ไม่เคยคือเงินมันออกจากเรามีอยู่แล้วล่ะ มันไม่ได้อยู่ที่เรางานมันก็ไม่ได้กระทบแคชโฟร์เข้าใจ แต่มันก็ตรงนี้เท่าไหร่ จริงจริงมันควรจะทําบัญชีมันจะ","language":"th","start":2103.63,"end":2112.11,"speakerId":2},{"text":"คือ แก้ไขหนึ่ง","language":"th","start":2113.27,"end":2115.5099999999998,"speakerId":2},{"text":"ผมมีความเห็นได้คือ","language":"th","start":2115.91,"end":2118.6299999999997,"speakerId":3},{"text":"ผมว่าเรื่องนี้","language":"th","start":2119.67,"end":2120.31,"speakerId":0},{"text":"จะพูดไงดี ผมอยากให้มันไม่ต้องเข้าบอร์ดไปก่อน คือตอนนี้ถ้าฟังสรุปวันเนี้ย เรากําลังบอกว่าคุณกําลังรายงานว่า","language":"th","start":2122.11,"end":2132.23,"speakerId":3},{"text":"เราจะเราจะอะกรีกับเค้าว่าให้เค้าหักเอ็นเซ็นชั่นไปเลย","language":"th","start":2132.87,"end":2135.91,"speakerId":3},{"text":"เราจะเคลียร์กับเค้าให้เค้าหักเอ็นเนชั่นบวกกับ","language":"th","start":2136.63,"end":2139.71,"speakerId":0},{"text":"แล้วให้","language":"th","start":2139.87,"end":2140.27,"speakerId":3},{"text":"หลุดครองเค้าจะคลอด","language":"th","start":2140.27,"end":2141.43,"speakerId":0},{"text":"ใช่ไหมครับ ฉะนั้นเอาตรงตรงนะ ผมว่าก่อนคือเป็นโอเปอเรชั่น ลูกค้าจะคอร์บอลมันไม่ได้ได้รับอนุมัติจากบอร์ดอยู่แล้วหรือไม่","language":"th","start":2141.43,"end":2151.75,"speakerId":3},{"text":"หมอจะสร้างไม่ทราบก็คือมันมันทราบเพื่อโดนของไปแล้ว แต่ตอนนี้มันถ้ามันอยู่ในเรคคอร์ดแบบนี้มันเหมือนกับว่าบอร์ดก็ยินยอมให้คอ","language":"th","start":2152.35,"end":2160.0699999999997,"speakerId":3},{"text":"บอน","language":"th","start":2160.0699999999997,"end":2160.5099999999998,"speakerId":2},{"text":"ก็","language":"th","start":2161.31,"end":2161.43,"speakerId":0},{"text":"มัน2 มุมพี่เล็กเนี่ยถูกต้อง มันหมายความว่าคุณทําทุกอย่างเนี่ย คุณมาบอกบ่อนเท่ากับบอร์ดเนี่ย","language":"th","start":2161.5899999999997,"end":2164.1099999999997,"speakerId":2},{"text":"รับรู้หรือตัดสินใจร่วมกับการบริหารจัดการไปด้วยว่ายฮอลล์อ่า บอร์ดบอร์ดยินยอมอะไรเงี้ย ให้รู้ว่าตอนนี้เค้ายังเค้ายังไม่ยึด แต่บอร์ดบอกอะไรอย่างนั้น ยึดไปเลย เงี้ยจริงจริง มันมันไม่","language":"th","start":2168.99,"end":2182.6299999999997,"speakerId":2},{"text":"ประมาณนี้ น่าจะเป็นว่าถอดวาระออกบอร์ดไม่อยากจะรับทราบด้วย","language":"th","start":2183.71,"end":2187.43,"speakerId":0},{"text":"คือถอนประมาณนิยมก่อนเลย แล้วแล้วสมมุติว่าถ้ามันถ้ามันมีทางนี้ไม่มีทางอื่นแล้วนะคุณโดนคอยแล้วคุณต้องมา","language":"th","start":2187.63,"end":2194.9100000000003,"speakerId":3},{"text":"รายงานรายงานสั้นสั้น","language":"th","start":2194.91,"end":2195.87,"speakerId":2},{"text":"ว่ายังไงมันก็เป็นเพื่อทราบอยู่ดีไง ไม่งั้นเดี๋ยวมันกลาย","language":"th","start":2195.87,"end":2201.1099999999997,"speakerId":3},{"text":"เป็นว่าบอร์ด","language":"th","start":2201.11,"end":2201.67,"speakerId":0},{"text":"เห็นชอบว่า","language":"th","start":2201.67,"end":2202.27,"speakerId":3},{"text":"โดนคอมบอสหรืออะไรอย่างเงี้ย","language":"th","start":2202.27,"end":2203.59,"speakerId":0},{"text":"บอร์ดก็ต้อง","language":"th","start":2203.99,"end":2204.47,"speakerId":2},{"text":"สั่งการตั้งอย่างนึงว่าใช่","language":"th","start":2204.47,"end":2206.1099999999997,"speakerId":3},{"text":"ไม่ใช่ไม่ใช่ไม่เป็นไรไม่เป็น","language":"th","start":2206.11,"end":2207.9100000000003,"speakerId":2},{"text":"ไรที่ผมบอกว่า","language":"th","start":2207.91,"end":2208.79,"speakerId":3},{"text":"จริงจริงเนี่ยไม่ไม่ไม่ถอดก็ได้แต่เวย์ในการนําเสนอเนี่ย คุณต้องบอกว่าเรามีโครงการที่ค้างอยู่ แต่คุณจะไปทําอะไรก็ก็แค่บอกรับทราบว่ามีโครงการนี้ค้างอยู่แล้วเรามีปัญหากับทาง","language":"th","start":2208.79,"end":2221.83,"speakerId":2},{"text":"เอดับเบิลยูซี อยู่","language":"th","start":2222.1099999999997,"end":2223.2299999999996,"speakerId":3},{"text":"ก็","language":"th","start":2223.23,"end":2223.55,"speakerId":2},{"text":"ก็คุณก็เป็นประมาณการโครงการต่างต่าง","language":"th","start":2224.1099999999997,"end":2226.6299999999997,"speakerId":2},{"text":"ก็3ารถ ต้องไปรีบไป","language":"th","start":2226.63,"end":2228.27,"speakerId":3},{"text":"ดําเนินการให้ได้ตรงนี้ผมว่าควรจะเป็นอย่างนี้ดีกว่าเค้าเค้าเอามารายงานให้ทราบก็โอเค แต่เราเราไม่ต้องรับรู้เรื่องอินดีเทลเท่านั้นเองดีกว่า","language":"th","start":2228.5099999999998,"end":2239.31,"speakerId":2},{"text":"อันนี้ผมเสริม ส่วนอันเนี่ยครับ","language":"th","start":2239.87,"end":2241.5499999999997,"speakerId":4},{"text":"ผมว่าไปอ่านบริหารบ้านในเอกซ์ของก็ได้ ก็ผมก็เห็นด้วย ไม่ต้องไปบอร์ดสักทีอะครับ ได้ค่ะ","language":"th","start":2241.91,"end":2250.5499999999997,"speakerId":4},{"text":"เนอะ เมื่อผมเมื่อบอร์ด ถ้าบอร์ดจะรู้ก่อนต้องรู้หลังโดนคอแล้วอ่ะก็มี","language":"th","start":2253.71,"end":2258.11,"speakerId":3},{"text":"คําถามผมคือทําไมเราไม่จ่ายในเมื่อเราโดนคอบอล แต่ก็ต้องเก็บตังค์เราอยู่ดีๆ","language":"th","start":2263.47,"end":2269.83,"speakerId":3},{"text":"เราปรับโครงสร้างที่คิดแล้วกันดีกว่าก็คือคุยเพราะที่บริษัทเลยหรือว่าเอ็มไทยปัจจุบันนะคะ","language":"th","start":2270.31,"end":2277.5499999999997,"speakerId":0},{"text":"เครดิตบูโร รวมถึงการปรับโครงสร้างหนี้อะค่ะ เกิดขึ้นมาตั้งแต่เดือน 8ปีที่แล้ว เราเรารนท์บัตรเครดิตบูโรตั้งแต่เดือน 7 เดือน 8 เราจ่ายเงินไม่ตรงตั้งแต่สมัยซีโอชื่อสนุก","language":"th","start":2278.0299999999997,"end":2285.83,"speakerId":0},{"text":"เราก็เราจ่ายดีเลย์โดยตลอดดังนั้นเนี่ย กิโลเราไม่ตื่นแล้ว","language":"th","start":2294.91,"end":2299.6299999999997,"speakerId":0},{"text":"ก็ให้เน่าต่อไป","language":"th","start":2299.91,"end":2300.91,"speakerId":3},{"text":"ประโยคหนึ่ง ประเด็นคือสายไหม มันไม่ดีอยู่แล้ว","language":"th","start":2301.27,"end":2304.5099999999998,"speakerId":0},{"text":"ขวาไปเลยดีกว่า เพราะไม่งั้นถ้าเราบื้อเนี่ยเราจะไป ถ้าหากอุ้มนะคะ ไม่งั้นเราต้องเสีย 13.9 หรือต้องมานั่งปวดหัวกับอีก52","language":"th","start":2305.0699999999997,"end":2311.7499999999995,"speakerId":0},{"text":"ก็อย่าลืมไปจบเรื่องนี้แต่เราก็ย้ําว่า 13.9 ไปจ่ายแต่ไม่อยู่ดีนะ ถูกมั้ยถูกมั้ย","language":"th","start":2314.5499999999997,"end":2317.35,"speakerId":3},{"text":"ต้องไปเจรจาก่อนซ้ําเหมือนกันค่ะ","language":"th","start":2319.0299999999997,"end":2320.99,"speakerId":0},{"text":"เออ","language":"th","start":2321.23,"end":2321.31,"speakerId":4},{"text":"สิ่งที่ทําได้ดีที่สุด","language":"th","start":2321.63,"end":2322.75,"speakerId":0},{"text":"เพราะเพราะฉะนั้นจริงจริงสุดท้ายแล้วตัวเนี้ยไม่ไม่ใช่ว่าไม่กระทบกระแสเงินสดบริษัทกระทบ","language":"th","start":2323.0299999999997,"end":2327.95,"speakerId":3},{"text":"กระทบถูกป้ะกระทบ","language":"th","start":2328.0299999999997,"end":2329.7099999999996,"speakerId":0},{"text":"เออ","language":"th","start":2330.19,"end":2330.35,"speakerId":3},{"text":"12.53","language":"th","start":2331.0699999999997,"end":2331.3099999999995,"speakerId":0},{"text":"อันนี้ผมเสริมนิดนึงแล้วนะครับ ผมว่าตอนเจอกับเอดับบลิวเอ็มซีอะ อาจจะบอกเค้าว่าเค้าช่วยอะไรก็ตามหนึ่งเฟลเวอร์ในเคสดีบีเอสเอางี้ก็","language":"th","start":2331.79,"end":2341.87,"speakerId":4},{"text":"โอเคให้ให้คุณเนี่ยคือเหมือนผมเดาว่าพีบีเอสมันต้องจัดเก็บเมมเบิ้ลคือเค้าไปได้แบบทางนี้มาแล้วแล้วก็เสือกมาเก็บ","language":"th","start":2342.0299999999997,"end":2350.31,"speakerId":4},{"text":"เราอีกพีดีเอสพร้อมเรา16ล้านแล้วเตรียมเฉพาะมาเป็น12","language":"th","start":2350.31,"end":2350.63,"speakerId":0},{"text":"ล้าน คือผมว่าทีมมันอยู่ที่ตัวเลข 28 ค่ะ คือคือลุงจ๋าเคยถืออะไรอยู่มั้ย ผมดูแล้วล่ะ","language":"th","start":2353.35,"end":2357.19,"speakerId":3},{"text":"ทีนี้ไอ้ตัวเลข28 ตรงที่ว่าเนี่ย มันคือสิ่งที่ทาง n b c เนี่ยจ้างตรงใช่มั้ยครับ แล้วเค้าบอกว่าเก็บตังค์เราจะมาเก็บตังค์เราทีนี้ไอ้อายุ28เนี่ยมันจะมี2ท่อนก้อนนึงคือแก้ไขงานเก่า","language":"th","start":2359.99,"end":2361.91,"speakerId":3},{"text":"ที่ทําไว้แล้วต้องซ่อมอีกก้อนนึงก็คือที่บอกว่าอยากทําไม่เสร็จเลยแล้วหายตัวไปซึ่งไอ้พวกนี้ทั้งหมดเนี่ยก็บีดีเอสเป็นคนทํา แต่ว่าประเด็นคือมันจะโยงกันยังไงว่าอี28ล้านเนี่ย แมตช์กับ10 กว่าล้า นที่บีเอสมันแจ้งหนี้เราได้ยังไงด้วย ทีนี้ถ้าเอยูจีไม่ช่วยอ่ะ","language":"th","start":2375.87,"end":2385.47,"speakerId":3},{"text":"ยากมากที่เราจะตรวจเจอเราก็อยากเป็นคนเด้งอยู่ดีใช่","language":"th","start":2394.79,"end":2398.75,"speakerId":3},{"text":"ถูกถูก ณ ปัจจุบันเอบยูซีเวรี่ซับพอร์ต","language":"th","start":2399.1099999999997,"end":2403.1099999999997,"speakerId":0},{"text":"ใช่เพราะเพราะฉะนั้นอย่างก็คือเงื่อนไขผมที่เคยไกด์ไปอะ คือที่ผมเคยไกด์ไปอ่ะมันมันไม่ใช่ว่ามันไม่ใช่ว่าเรายังไปนั่งเถียงเองอยู่ซีนะ แต่เราก็เลยบอกว่า","language":"th","start":2403.5499999999997,"end":2413.5499999999997,"speakerId":3},{"text":"คุณเคลียร์มาลัย เราก็รับแต่คุณต้องเคลมวิทย์ดีเทลห้ามเอาตัวเลขมาเลยลอยเคลียร์มิกซ์ดีเทล หมายความว่าชี้ได้ว่ามันคือไอเทมไหนบนบนบีโอคิวเราถูกมั้ยครับเอาแค่ชี้ว่าไอเทมไหนมันมีโอคิวเราแล้วเราก็บอกเอ็นเอ็กซ์เซ็ท เอ็กซ์ เอ็กซ์เซ็ตใช่มั้ยครับ วันที่มันตรงกับบีโอคิวแล","language":"th","start":2414.39,"end":2433.67,"speakerId":3},{"text":"เราก็ใช้ yield เดียวกันนี่แหละ ย้อนกลับไปเช็คกับบีทีเอสว่าจะเคลมภูมิ ไม่ต้องบอกเลยว่าไปไหนให้หนึ่งมันอยู่เหมือนกันถูกมั้ยครับ แบบเนี้ย เราก็มีโอกาสจะไปชนะคดีนู้นใช่มั้ยครับ แต่ตอนเนี้ยมันดูเหมือนว่าเราก็อาจจะแบบเกรงใจเอ็มซีจน","language":"th","start":2434.43,"end":2452.0699999999997,"speakerId":3},{"text":"ไม่กล้าขอรายละเอียด","language":"th","start":2452.47,"end":2453.5899999999997,"speakerId":3},{"text":"เกรงใจค่ะ แต่เพียงแค่น้องค่ะ ไปขอซ้ําพี่เลี้ยงสั่งโดยละเอียดหรือเปล่า อันนี้ก็คือพี่สาว เออผู้ช่วยเค้าไม่ตอบ อันนี้ช่วงประธานซิชันนั้น","language":"th","start":2454.5099999999998,"end":2463.35,"speakerId":0},{"text":"ซึ่งตอนเนี้ยเอกสารเค้าให้มาหมดแล้วครับ แต่ว่าตอนนี้กําลังบริเวณบ้านในส่วนของคือถ้าฝั่งของเอรียูซีกับเราผ่านโมริไฟจบแล้วตอนนี้อยู่ระหว่าง","language":"th","start":2463.5899999999997,"end":2472.1899999999996,"speakerId":1},{"text":"พีบีเอสชิ้นงานเบิ้ลไอเดียเบิ้ลเวิ่นถามมั้ย","language":"th","start":2473.1099999999997,"end":2476.8299999999995,"speakerId":1},{"text":"ว่าเอบีซีกับเราอะคุณมีรายละเอียดแล้วแต่คุณมีปัญหาว่าคุณชี้อะไรไม่ได้ว่ามันคือไอ้เรื่องไหน","language":"th","start":2477.95,"end":2486.0699999999997,"speakerId":3},{"text":"คุณ","language":"th","start":2486.0699999999997,"end":2486.5499999999997,"speakerId":1},{"text":"วีโอคิว ตอนนี้","language":"th","start":2487.99,"end":2488.6699999999996,"speakerId":0},{"text":"ถ้าคุณ","language":"th","start":2489.1099999999997,"end":2489.5099999999998,"speakerId":1},{"text":"ชี้ให้ได้คือจบอันนี้แล้วผมก็ถือว่าคอมเมนต์แล้วคุณทําแล้วคุณก็แค่รายงานว่าได้แล้วค่ะ เดี๋ยวรอเอาจริงเดี๋ยวนี้ไปเช็คกับบีทีเอสใช่มั้ย สรุปก็ได้แล้วนะ","language":"th","start":2489.5099999999998,"end":2497.83,"speakerId":3},{"text":"เออ ถ้างั้นงั้นงั้น งั้นก็อันนั้นก็จบ","language":"th","start":2499.23,"end":2500.75,"speakerId":2},{"text":"ไม่จริงหรือเปล่า","language":"th","start":2501.15,"end":2501.9900000000002,"speakerId":0},{"text":"แต่ยังไม่รู้","language":"th","start":2502.23,"end":2502.95,"speakerId":3},{"text":"ไอ้ตัว","language":"th","start":2503.75,"end":2504.71,"speakerId":1},{"text":"ที่","language":"th","start":2504.75,"end":2505.23,"speakerId":0},{"text":"บอกว่าให้เสียเวลาเยอะนะครับ แล้วก็เหมือนอย่างที่บอกอ่ะ จริงจริงมันเป็นเรื่องฝ่ายบริหารอยู่แล้ว นี่ถือว่าที่ประชุมรับทราบละกันว่าเราครับ มีตรงนี้อยู่แต่ไม่ไม่รับทราบรายละเอียดว่าคุณจะไปทําอะไรนะฮะครับ โอเควาระถัดไปครับ","language":"th","start":2506.5099999999998,"end":2523.5899999999997,"speakerId":2},{"text":"ว่าปัจจุบันที่ไปที่มาของอีวีแล้วการันตีของบริษัทลูกเราทีไอ","language":"th","start":2539.35,"end":2544.0699999999997,"speakerId":0},{"text":"ก่อนที่จะมาคุยถึงบริษัทลูกอ่ะ เป็นหลังบริษัทเจอร์ให้ท่านประกันได้มาอีก รอบว่าเราเป็นลูกชื่ออะไรบ้างค่ะ บางทีมายด์อาจจะรีบคืนที่เนาะ","language":"th","start":2544.75,"end":2546.99,"speakerId":0},{"text":"ครับ คือเดิมไอ้ตัวเลขของมันไม่ค่อยไปนิดนึงฮะ แต่ว่าอาจจะฟังคุณปุ้มช่วยแก้แล้วกันแต่ว่า","language":"th","start":2554.35,"end":2561.83,"speakerId":4},{"text":"โดยโดยไหร่ครับ ทางเอ็มไพร์ อะ ซื้อทีไอมาเมื่อสักปีครึ่งที่แล้ว โดยที่ออกหุ้นแรกมา ถ้าผมจะไม่มีมูลค่า น่าจะประมาณ 90 กว่า ล้านนะครับ อันนี้ข้อแรกก่อน 93 9 ทูบีต่อไปน้ําก้มคือ 92 ล้านนะครับ ใน 93 ล้านเนี่ย เค้าก็มีว่า","language":"th","start":2562.27,"end":2577.75,"speakerId":4},{"text":"เมื่อปีครึ่งที่แล้วเนี่ยก็ตามสตีก็จะดีได้เนี่ย อย่างร้อย 80 ล้านก็คือพูดง่ายง่ายว่า ณ ตอนวันที่ซื้อเนี่ย เราซื้อที่ไพรส์เคยได้ประมาณเท่านี้ ถ้ามันเป็นไปตามที่คิดสิ่งที่เกิดขึ้น คือจนถึงณ ปัจจุบันเนี่ย ผมตีว่าอีบิทด้าเนี่ย เค้าน่าจะทําได้ติดลบได้หน่อย","language":"th","start":2581.47,"end":2588.39,"speakerId":4},{"text":"ตีว่า 8 ก่อนละกัน คือพูดง่ายง่ายว่าไม่ไม่3ารถสร้างได้เลยอะไรเลย ณ ตัวหนึ่ง ณ วันนี้","language":"th","start":2600.0699999999997,"end":2602.7099999999996,"speakerId":4},{"text":"ครับ","language":"th","start":2607.79,"end":2607.95,"speakerId":2},{"text":"ซึ่งสัญญาการันตีเนี่ยจะครบสิ้นปีนี้ก็คือพูดให้เค้าเหลือเวลาอีกประมาณสัก 6 เดือนนิดนิดนะครับ","language":"th","start":2608.43,"end":2613.6699999999996,"speakerId":4},{"text":"ซึ่ง","language":"th","start":2615.35,"end":2615.87,"speakerId":3},{"text":"เมื่อวานเนี่ยบอกฟังเสียงก็มี การคุยกันคือท่านประธานหรือบอร์ดฟังเสียงก็มีคําถามกับทางทีมบริหารว่า โดยสรุปเนี่ย มองว่าจากวันเนี้ย จนถึงสิ้นปีเนี่ยพีไอจะมีรายได้เพิ่มอีกมั้ย ตอนเล่นตัวเองว่าไม่มีละกัน หรือถ้ามีก็น้อยมากแล้วก็อย่างงี้ ดังนั้นมันหมายความว่ายังไงหมายความว่า","language":"th","start":2616.5499999999997,"end":2633.91,"speakerId":4},{"text":"จนถึงสิ้นปีอะ ที่อ้ายเค้าไม่น่าแบบเจนเนอเรทอินคัมอะไรให้กับทางบริษัทได้เลย คราวนี้ตามสัญญาณเนี่ย ตอนที่เอ็มไพร์ซื้อมาเนี่ยก็เขียนว่าถ้าไม่ได้เนี่ยเราก็มีสิทธิ์เรียกร้องความเสียหายถ้าเกิด","language":"th","start":2634.27,"end":2635.59,"speakerId":4},{"text":"ขึ้น","language":"th","start":2648.67,"end":2649.03,"speakerId":3},{"text":"นะครับ","language":"th","start":2649.87,"end":2650.27,"speakerId":4},{"text":"ซึ่งความเสียหายเนี่ย มันคงเป็นไปได้ทั้งหนึ่ง เรียกร้องให้รับชดใช้วีด้า 80 ล้าน2 ไอ้ไอ้อันนี้อันนี้ผมพูดในเซลล์ที่ แต่อันนี้เป็นความคิดส่วนตัว 2 คือขายคืนที่ต้นทุน","language":"th","start":2650.5899999999997,"end":2660.35,"speakerId":4},{"text":"คือหมายความว่า เอ็มไพร์ขายคือเจ้าของเดิมที่ 93 ล้านเซลที่หนึ่ง คือให้เราชดใช้ ส่วนต่างอีบิทด้าที่ของสมมติว่าวันนี้มันขาดถึง80 ก็คือถ้าเค้าชดใช้ 80 ล้านเข้ามา ก็เป็นอันจบ 2 คือเอ็มไพร์มีสิทธิ์ขายคืนที่ราคาถูกอยู่ที่93 ล้าน","language":"th","start":2667.39,"end":2674.83,"speakerId":4},{"text":"ถ้าเค้าชําระมาก็คือจบ 3 อันนี้คือดีสุดลดหนึ่งพายคือทุนบวกดอกเบี้ยครับ พูดภาษาง่ายง่ายว่าเราถือมา","language":"th","start":2687.47,"end":2696.39,"speakerId":4},{"text":"ปี","language":"th","start":2697.15,"end":2697.31,"speakerId":3},{"text":"2 ปีได้2ปีแล้วกัน จนถึงถ้าครบกําหนดสัญญาคราวนี้","language":"th","start":2697.31,"end":2699.11,"speakerId":4},{"text":"ก็เลยมองว่าถ้าเกิดเรารอบอร์ดคณะกรรมการการลงทุนก็มีความเห็นว่าถ้ารอถึงสิ้นปีเนี่ย กลัวจะช้าเกินไปเพราะดูทรงวันเนี้ย ถ้าผมพูดภาษาง่ายง่ายแม่งก็ไม่มีทางที่จะทําได้ ก็เลยคิดว่าจะหาทางแก้ไขหรือดําเนินการกับทางผู้ขายหรือคุณปัทมาวดีก่อนว่า","language":"th","start":2701.95,"end":2720.6699999999996,"speakerId":4},{"text":"ถ้าพูดภาษาง่ายง่ายว่าเค้าเราจะถามว่าก่อนว่าเค้าจะเสนอแนวทางที่จะชดใช้ความเสียหายเราอย่างไรครับ","language":"th","start":2722.1099999999997,"end":2729.1099999999997,"speakerId":4},{"text":"ไม่เป็นไรให้คุณแพทก็ก็เนี้ยมันมันนอกเหนือจากวันแล้วแหละครับ เราแค่รับทราบครับว่าวันเนี้ย","language":"th","start":2729.31,"end":2734.43,"speakerId":2},{"text":"มันมีปัญหาเรื่องอีพีได้อยู่ครับ ฝ่ายบริหารก็ไปทํายังไงมาเสนอ ยังไงก็เดี๋ยวมาเสนอในประชุมครั้งต่อไปครับ อันนี้ซีเอโอเคนั้นก็คือเราเราทราบว่าเค้ารับปากเราว่าเราเค้าจะทํารายได้เท่านี้ แต่เค้าทําให้ถึงเท่านั้นเองก็ถือว่าเป็นรายการบอร์ดเพื่อสร้าง","language":"th","start":2734.95,"end":2751.5099999999998,"speakerId":2},{"text":"ถ้างั้นเป็นผมสรุปผลของทาง","language":"th","start":2751.83,"end":2754.15,"speakerId":4},{"text":"สบายใจ หรือพูดง่ายง่าย เราจะ next action เพื่อให้ทางผู้ขายเนี่ยเค้าแจ้งกลับมาว่า ตกลง","language":"th","start":2754.5899999999997,"end":2760.0299999999997,"speakerId":4},{"text":"จะชื่นชอบยังไงดังนั้นมันเป็นฝ่ายบริหารแล้วไงครับ","language":"th","start":2760.0299999999997,"end":2762.7499999999995,"speakerId":2},{"text":"เข้าใจ ก็อันนี้ก็เลย","language":"th","start":2762.91,"end":2763.91,"speakerId":4},{"text":"งบงบเอาใหม่ครับครับใช่มั้ย โอเคครับ วาระถัดไปครับ","language":"th","start":2763.91,"end":2767.5099999999998,"speakerId":2},{"text":"วาระถัดไปนะคะ รายงานความคืบหน้านะคะ","language":"th","start":2771.43,"end":2773.6699999999996,"speakerId":1},{"text":"ของบริษัท เอ็มไพร์นะครับ ณ ปัจจุบันนะคะ อยู่ทันทีเรามีคดีนะคะ อยู่ระหว่างดําเนินการทั้งหมด 8 คดีนะคะคดีที่ถูกตัดสินแล้วทั้งหมด 5 คดีค่ะ ใน 5คดีเนี่ยคดีที่ตัดสินแล้วเรานิติ และก็ชําระแล้ว 4คดี","language":"th","start":2774.15,"end":2785.71,"speakerId":1},{"text":"เหลือหนึ่งคดีนะคะ เราอาจอยู่ในช่วงของการเจรจาขอลดหนี้นะคะ แล้วก็รวมทั้งหมดนะคะ ณปัจจุบันที่ตั้งแต่อดีตมาจนถึงปัจจุบันเนี่ยใน13 คดีนะคะทีนี้มาใน","language":"th","start":2789.75,"end":2796.67,"speakerId":1},{"text":"ส่วนของเราจะบอกว่า 13คดีเนี่ยดําเนินการอยู่ 8 แล้วก็จบเรียบร้อยแล้วก็คือ","language":"th","start":2800.6299999999997,"end":2803.7099999999996,"speakerId":0},{"text":"มองพวกข้าคดีเล็กใช่มั้ย มีฟ้อง 3 ล้านชําระแล้ว 2ล้านแล้วก็ที่จริงเป็นสรุปหน้าเนี้ยค่ะ อยากให้ทางทีมเลขาอะไรสรุปให้เห็นด้วย ว่าแล้วตัวที่เราชะลอกันอีกประเภทนํามาเป็นตัวชี้เฉลี่ยอะค่ะ ใดใดอะจบไปแล้วใช่มั้ย","language":"th","start":2809.27,"end":2814.91,"speakerId":0},{"text":"มันมีพวกที่เราไปจ่ายเพื่อชะลอคดีด้วยอะค่ะ เจรจาแบบไอ้ประเภทแบบ 10 ล้าน 3,000,005ล้านถึงจ่าย700,000 อะไรอย่างเงี้ยค่ะก็คือไม่อยากให้มันเกิดคดีความค่ะแล้วก็ด้วยลํา","language":"th","start":2827.5099999999998,"end":2837.0699999999997,"speakerId":0},{"text":"ระเบียบปฏิบัติของตลาดหลักทรัพย์อ่ะนะคะคดีลําดับที่หนึ่งและคดีลําดับที่ 6 เนี่ย เป็นคดีที่ต้องเอ4 แต่ไม่แน่ใจ อยากให้ทางทีมเลขารีเช็คอะนะคะว่าตัวคนอื่นเนี่ยจริงจริงต้องเป็นเอโอทีด้วยหรือเปล่า เพราะว่าเราควรจะมีการทาบทซิ่งกับผู้ถือหุ้น","language":"th","start":2847.0299999999997,"end":2850.47,"speakerId":0},{"text":"ก็จะมีอยู่คือเที่เราเอวฉีกขาดค่ะ อ่าเราจะต้องดูมุมมองนะคะ ถ้าเกิน5%ของทุนจดทะเบียนที่ชําระแล้วนะคะก็จะต้องเปลี่ยนสีขาวค่ะ แล้วจะตอนนั้น ณ ปัจจุบันค่ะ มี2 คดีด้วยกันนะคะ อย่างที่คุณทุ่มแจ้งนะคะก็คือแอร์โต้กับพีพีเอส","language":"th","start":2869.43,"end":2876.79,"speakerId":1},{"text":"ไปแล้วเนาะ ไม่งั้นเลขที่มาก็จะมีเหลือเลขเดียว10เพิ่ม","language":"th","start":2889.47,"end":2890.47,"speakerId":0},{"text":"ค่ะ","language":"th","start":2893.0299999999997,"end":2893.1099999999997,"speakerId":1},{"text":"ก็ต้องดูดีๆให้ทัน เคอร์เรนซี กับ เอ่อ การประกาศข่าวให้กับผู้ที่รับทราบค่ะ","language":"th","start":2893.83,"end":2899.83,"speakerId":0},{"text":"ก็มีแต่คดีนะคะคดีแรกนะคะคดี แพ้ข้อจํากัดบริษัทแต่โทษจํากัด","language":"th","start":2904.43,"end":2908.91,"speakerId":1},{"text":"จะได้มีดโกนอีกเยอะมั่งจะไม่เสียเวลาครับ ส่วนใหญ่นะคะอยู่ในการเจรจาได้ค่ะ ถ้าดูทรงจะแพ้ทนายเราจะเจรจาก่อนเลย แต่ถ้าดูทรงชนะ เราก็จะบิ้วไปจนถึง","language":"th","start":2908.91,"end":2922.5899999999997,"speakerId":0},{"text":"กว่าจะ ช นะ ชั้นต้น ไป ด้วย อุปกร ณ ์ ด้วย ฎีกา ก็เอา เอา ด้วย ถูก","language":"th","start":2922.75,"end":2927.03,"speakerId":0},{"text":"มั้ยครับ แต่แต่","language":"th","start":2933.65,"end":2934.29,"speakerId":2},{"text":"เรื่องของผมวันนี้ผม","language":"th","start":2935.33,"end":2936.77,"speakerId":3},{"text":"ไม่ค่อยสบายใจนิดนึง ในเรื่องของเอกสารเป็นอย่างมากนะ ในเรื่องขอขอตัวตอนนี้ก็จะพูดตอนจบ ผมขอพูดจริงจริงนะ","language":"th","start":2937.0099999999998,"end":2944.41,"speakerId":2},{"text":"วันนี้ไม่มีเอกสารการประชุมอะไร อันนี้ไม่ถือว่าเป็นวาระการประชุมนะวาระการประชุมเนี่ย คือผมก็ไม่อยากพูดอะพวกคุณก็คงรู้ดี มันก็คือต้องเป็นเอกสาร แต่ละวาระวาระมา","language":"th","start":2944.83,"end":2963.11,"speakerId":2},{"text":"ใช่มั้ย เห็นเมื่อกี้วาระก่อนหน้าเนี้ย มันก็คนจะว่าผ่านบอร์ดความเ4 ยงความเ4ยง เรามีความเห็นว่าผ่านความเ 4 ยง ประชุมณ วันนี้วันนี้บอร์ดความเ4 ยง มีความเห็นอย่างงี้","language":"th","start":2963.5899999999997,"end":2969.7099999999996,"speakerId":2},{"text":"อย่างงี้","language":"th","start":2973.43,"end":2973.71,"speakerId":3},{"text":"อย่างงี้รายละเอียดมาเนี่ยคือบอร์ดใหญ่จะได้เห็นรายละเอียดเนี่ย ไม่ใช่แบบ ถ้าวันนี้ถามคุณแคป ไม่มาแล้วใครจะเป็นคนอธิบาย","language":"th","start":2973.71,"end":2981.19,"speakerId":2},{"text":"คือผมผมก็ไม่ใช่หน้ากันแบบก็คือบอกทุกคน คือผมว่าแล้วคุณจะมาทําแบบให้มันเป็นข้าวตามแรงการประชุมอ่ะ จริงจริงแรงงานการประชุมนั้นน่ะก็คือวาระการประชุม แต่ใส่รายละเอียดเพิ่มเติมข้อสังเกตของบอร์ดแล","language":"th","start":2982.99,"end":3001.2299999999996,"speakerId":2},{"text":"มติของบอร์ดเข้าไปจริงจริง มันควรจะเตรียมตั้งแต่ก่อนการประชุมแล้วอย่างนั้นน่ะ รายละเอียดน่ะผม ผมวันนี้จริงจริงแล้ววันนี้จริงจริงถือว่า","language":"th","start":3003.99,"end":3013.91,"speakerId":2},{"text":"จริงจริง","language":"th","start":3013.91,"end":3014.47,"speakerId":3},{"text":"รายละเอียดค่อนข้างจริงจริง โล่งมาก เพราะฉะนั้นจริงจริง ถ้าอ ย่างเงี้ยมีให้ดูก่อนจริงจริงก็ดี แต่ก็ไม่ได้ส่งไม่ได้เป็นไรหรอก เมื่อวานจริงจริงเจอคุณปุ้งก็ถามอยู่เหมือนกันว่าเอกสารมีอะไรบ้างอะไรอย่างเงี้ย ก็ยังไม่เสร็จยังไม่เป็นไร แต่ผมว่าถ้าเป็นที่อื่นเนี่ย ผมว่าบอร์ดเนี่ย โดยเฉพาะบอร์ดอิสระผมว่าไม่สบายใจหรอก","language":"th","start":3015.87,"end":3035.0699999999997,"speakerId":2},{"text":"มาประชุมอย่างเงี้ยเอกสารไม่มีเอกสาร ไม่มีรายละเอียดไม่มีอะไรเนี่ยอันเนี้ยวันนี้ก็ต้องบอกตรงที่ประชุมกันด้วยความเค้าเรียกว่าเชื่อถือเชื่อมั่นกันนะเนี่ยอ่านะฮะ ต่อ 3 จุดตรวจต่อ","language":"th","start":3035.5499999999997,"end":3051.2699999999995,"speakerId":2},{"text":"ค่ะ วันละที่3.6ล่ะคะ เป็นการประเมินรายงานการประเมินความเ 4 ยงทางด้านกฎหมายนะคะ","language":"th","start":3055.27,"end":3056.39,"speakerId":5},{"text":"จาก","language":"th","start":3064.27,"end":3064.63,"speakerId":1},{"text":"ที่ได้ผ่านเข้าคณะกรรมการบริหารความเ 4 ยงนะคะ เมื่อวานนะคะที่เข้าประชุมเมื่อวันที่ 13/06 มิถุนายน นะคะ","language":"th","start":3064.6299999999997,"end":3070.2299999999996,"speakerId":5},{"text":"มีการเสนอเพื่อทบทวนเรื่องเกี่ยวกับ การประเมินความเ 4 ยงทางด้านกฎหมายนะคะ โดยแบ่งเป็น 8 ข้อนะคะที่มีความเ 4 ยงพื้นฐานที่ต้องเฝ้าระวังนะคะ โดยเมื่อวานอะค่ะมี","language":"th","start":3074.79,"end":3082.83,"speakerId":5},{"text":"ผลการพิจารณาจากพอร์ตความเ 4 ยงว่าข้อที่ควรระวังนะคะ ทั้ง 8 หัวข้ออะค่ะ มี 3 หัวข้อที่ต้องวางมาตรการและดําเนินการก่อนนะคะ ก็คือเรื่องการใช้ข้อมูลภายในค่ะ ความขัดแย้งทางผลประโยชน์ แล้วก็การเปิดเผยข้อมูลนะคะ โดยทั้ง 3 เรื่องเนี้ยค่ะ","language":"th","start":3092.31,"end":3097.99,"speakerId":5},{"text":"เราจะมีการเข้าแนวทางการดําเนินงานนะคะ จะมีการวางมาตรการแล้วก็นโยบายควบคุมนะคะ แล้วก็นําเสนอเข้าบอร์ดบริหารความเ 4 ยงเพื่อพิจารณา ความเห็นชอบ นโยบาย และก็มาตรการอีกครั้งนะคะ ก่อนที่จะประกาศใช้ในบริษัทแล้วบริษัทในเครือนะคะ","language":"th","start":3111.79,"end":3121.47,"speakerId":5},{"text":"รวมถึงให้พนักงานนะค่ะ รับทราบนโยบายและเซ็นรับทราบข้อมูลตรงนี้เพิ่มเติมนะคะ ส่วนอีก 4 ข้อน่ะค่ะ จะเป็นในส่วนของ การดําเนินการขั้นต่อไปนะคะ ก็คือนโยบายเรื่องการทุจริตคอรัปชั่นการสื่อสาร ออนไลน์ การคุ้มครองข้อมูลพีดีพีเอนะคะ แล้วก็ทรัพย์สินทางปัญญา แล้วก็เรื่องกฎหมายแรงงานค่ะ","language":"th","start":3130.39,"end":3149.35,"speakerId":5},{"text":"นี้ก็เลยมีมะ มีข้อมูลมาเพื่อแจ้งให้ทางบอร์ดรับทราบค่ะ","language":"th","start":3152.0299999999997,"end":3156.6299999999997,"speakerId":5},{"text":"แล้วก็อันนี้จะได้ยินเมื่อวานผมก็วัดความสูญเสียแล้วก็เออ","language":"th","start":3159.1099999999997,"end":3163.3499999999995,"speakerId":3},{"text":"ได้ยิน and waste เรื่องเรื่อง 8 หัวข้อนี้ขึ้นมาใช่มั้ยครับ เหมือนกันคุยกัน และว่าอย่างที่ที่จอย","language":"th","start":3165.27,"end":3171.75,"speakerId":3},{"text":"รายงานระดับ","language":"th","start":3171.75,"end":3172.39,"speakerId":2},{"text":"จัด vality ว่า 3 เรื่องแรกก่อนแล้วเดี๋ยวจริงจริงเรียก 4 เรื่อง 45 เรื่องหลังเนี่ย มันตามมาเพราะอันนี้อันนี้แค่คงแค่เป็นการอัปเดตให้บอร์ดทราบว่ามีการจัดการเรื่องนี้อยู่ค่ะนะครับ","language":"th","start":3172.6299999999997,"end":3176.99,"speakerId":3},{"text":"ส่วนรายละเอียดเนี่ย เดี๋ยวเค้า","language":"th","start":3184.1499999999996,"end":3185.95,"speakerId":3},{"text":"นะฮะ ของเค้าเข้ามาให้","language":"th","start":3185.95,"end":3187.27,"speakerId":2},{"text":"ดูอีกว่า พอแอคชั่นไปแล้วจะมี","language":"th","start":3187.75,"end":3190.27,"speakerId":3},{"text":"อะไรบ้างนะครับ","language":"th","start":3190.27,"end":3191.59,"speakerId":2},{"text":"ถึงตอนลงรายละเอียด ถึงจะอาจจะต้องมีบางอย่างขออนุมัติที่ขอ","language":"th","start":3191.83,"end":3195.5499999999997,"speakerId":3},{"text":"อนุมัติกรอบนโยบายว่าจะดําเนินการ","language":"th","start":3196.87,"end":3199.35,"speakerId":2},{"text":"อะไรบ้าง","language":"th","start":3199.83,"end":3200.47,"speakerId":3},{"text":"นะครับ","language":"th","start":3200.75,"end":3201.03,"speakerId":2},{"text":"อันนี้จริงจริงผมผมเห็นด้วยนะ แต่ผมว่ามันเป็นเรื่องอาจจะเรื่องของเน้นไปเรื่องของเนี่ย ผมว่ามันน่าจะมีเรื่องของความเ 4 ยงด้านการเงินความเ 4 ยงด้านของอะไรอย่างนี้ด้วยความเ 4 ยงอะไรเงี้ยใส่เข้าไปแล้วก็","language":"th","start":3202.87,"end":3216.5499999999997,"speakerId":2},{"text":"อยากจะให้อันนี้ฝากไปถึงบอร์ดความเ4 ยงก็คืออยากจะให้ไล่ลําดับครับเ4ยงน้อยเ4ยงกลางเ4ยงมากเนี่ยฮะ เราจะได้รู้วันเนี่ยเนี่ย ผมว่ามันควรจะเป็นเอ่อ","language":"th","start":3221.1499999999996,"end":3222.2699999999995,"speakerId":2},{"text":"มารี พอร์ตให้เห็นอย่างนี้ด้วยเหมือนกันว่าตรงไหนเรื่องไหนเป็นเรื่องที่มีความเ 4 ยงอ่ะ เรื่องไฟแนนซ์เรื่องการโอเปอเรชั่นเรื่องอะไรอย่างเงี้ยที่จริงจริง ตามหลักก็เริ่มมีแยกแยกแยกแยกออกไปเข้าใจแล้วนะฮะนะครับ โอเคครับ ถือว่าสําหรับรับทราบนะครับ ตรงนี้น่าสน","language":"th","start":3235.87,"end":3238.91,"speakerId":2},{"text":"ค่ะ","language":"th","start":3253.83,"end":3254.0299999999997,"speakerId":5},{"text":"ขอใช้เฉพาะความเ 4 ยงด้านกฎหมายเหรอ","language":"th","start":3254.0299999999997,"end":3255.1899999999996,"speakerId":2},{"text":"จริงจริง จริงจริงมันก็หัวข้อมันผิดนะความผิด","language":"th","start":3256.67,"end":3259.4700000000003,"speakerId":3},{"text":"ใครเข้าไปทั่วไป ความผิดทั่วไปนี่ไงนะครับ อะ คือ","language":"th","start":3259.5899999999997,"end":3270.2599999999998,"speakerId":2},{"text":"37 อันนี้น่าจะเร็วอยู่ครับใครยังไม่ได้","language":"th","start":3271.23,"end":3271.79,"speakerId":2},{"text":"เลยครับ วาระที่3.7นะคะ เป็นรายงานความคืบหน้าการส่งคืนพื้นที่เช่าและเงินมัดจําที่อาคารเอเอนะคะ อันนี้เป็นรายละเอียดที่ทางคุณปุ้มแจ้งตอนต้น รายงานนะคะก็คือเรื่องเกี่ยวกับเอ่อ","language":"th","start":3274.0299999999997,"end":3275.2299999999996,"speakerId":5},{"text":"ข้อมูลการดําเนินการเรื่องคืนพื้นที่เช่าอะค่ะ ทาง a i a ค่ะ แต่ในตัวตารางเนี้ยค่ะ จะมีสรุปเวลาที่ดําเนินการแล้วนะคะ โดยปัจจุบันน่ะค่ะ เราได้รับข้อมูลจาก a i a น่ะค่ะ ข้อที่ 4 นะคะ ในการส่งอีเมล์เข้ามาแจ้งเรื่องเงินคงค้างนะคะ เมื่อวันที่ 23 นะคะ","language":"th","start":3286.91,"end":3305.31,"speakerId":5},{"text":"เป็นยอดจํานวน 20,758 บาทค่ะ ซึ่งตัวเนี้ยน่ะค่ะ ทางเอ็มไพร์เราอะค่ะ จะดําเนินการชําระหนี้ให้เอไอเอนะคะ โดยกําหนดการคร่าวคร่าวอยู่ที่ประมาณ วันวันที่ 25/06 ค่ะ ซึ่งหากทําการชําระได้ภายในกําหนดนะคะ","language":"th","start":3306.0699999999997,"end":3310.7099999999996,"speakerId":5},{"text":"ทางเอไอเออะค่ะ จะคืนเงินมัดจําหลังจากวันที่เราชําระแล้วอะค่ะ 45วันนะคะ เพราะฉะนั้นตัวเลขข้อที่6นะคะที่ทางทีมเลขานุการประมาณการมาคือตัวเลขที่ทําการชําระ ณ วันที่25/06ค่ะ ก็ทางเอไอเอเอ ก็น่าจะคืนมัดจําอยู่","language":"th","start":3324.47,"end":3331.35,"speakerId":5},{"text":"ประมาณ ช่วงวันต้นเดือนสิงหาค่ะ ประมาณ 9 สิงหาค่ะ แต่ถ้ากําหนดการชําระข้อ 5 น่ะค่ะ โดนขยับออกไปน่ะค่ะ วันกําหนดคืนในข้อ 6 ก็จะโดนขยับตามออกไปด้วยนะคะ","language":"th","start":3341.99,"end":3352.99,"speakerId":5},{"text":"ถ้าไม่มีอะไรวาระกันไปเลยครับ","language":"th","start":3355.75,"end":3357.95,"speakerId":2},{"text":"บาลานซ์ ชุดที่4นะคะเป็นเรื่องพิจารณาอนุมัตินะคะ4.1นะคะเป็นพิจารณาอนุมัติการโอนกรรมสิทธิ์ที่ดินโฉนดเลขที่66042 จังหวัดสุรินทร์นะคะให้แก่การไฟฟ้าส่วนภูมิภาคนะคะ","language":"th","start":3359.1099999999997,"end":3359.6299999999997,"speakerId":5},{"text":"ต้อง ขอ เล่า โอกาส ลําดับ เหตุการ ณ ์ ก่อน นะ คะ ว่า","language":"th","start":3374.5099999999998,"end":3378.2299999999996,"speakerId":1},{"text":"ก็คือสมัยก่อนน่ะค่ะ ทางทเวนตี้โฟร์ซีเฟซเนี่ยมีไปรับงานที่เป็นโครงการสถานีรถไฟฟ้าที่สูงสุรินทร์อ่ะนะคะ ซึ่งตรงนั้นเนี่ยเราก็ทํางานดีแหละ เราก็ทําคอนโซเตียมกับทาวเวอร์เรา","language":"th","start":3380.83,"end":3396.91,"speakerId":0},{"text":"ซึ่งการคอนโซลเพชรในครั้งนั้นเนี่ย ทางทเวนตี้โฟร์ซีเรียสก็มีการก่อสร้างเป็นรุกล้ําพื้นที่แล้วก็จังหวัดที่เป็นรุกล้ําพื้นที่เนี่ยก็เลยไม่รู้จะทํายังไงต่อ 3 เก็บเสร็จพี่เค้าละก็มาพื้นที่มา ซึ่งราคาก็มีมันแค่200,000 กว่าบาทค่ะ แต่ไม่รู้ว่าเกิดอะไรขึ้นในระหว่างเนี้ย","language":"th","start":3398.19,"end":3412.79,"speakerId":0},{"text":"เราเอง ซื้อ ที่ ดิ น นะ 200,000 กว่า บาท 3 10:00 อยู่ ตรงไหน สัก ที่ แต่ มัน ถึง แพ เม้น จน วันเกิด ศูนย์ มันเลย ว๊าด หาย ไปจาก บัญชี แล้วไม่ มีใคร เห็นเหตุ การ ณ ์ เกิด เรื่อง ตั้งแต่ ปี 2565","language":"th","start":3419.1499999999996,"end":3433.95,"speakerId":0},{"text":"ภายในการไฟฟ้าส่วนภูมิภาค มีการตั้งเรื่องทวงถามเราเป็นฝ่ายค้าน แต่ไม่รู้ทําไมผู้บริหารไม่เคยสร้างจนล่าสุดปลายปีที่แล้ว เค้าตั้งเรื่องเตรียมฟ้องแล้วก็เป็นคดีอาญา ผู้บริหารที่นี่ไม่เคยทราบเลย","language":"th","start":3434.71,"end":3452.9900000000002,"speakerId":0},{"text":"แต่โชคดีด้วยความสัมพันธ์ที่ผู้ใหญ่ค่อนข้างให้ความกรุณาเพิ่มขึ้น ท่านก็โทรมาบอกเพื่อนตามเสมอว่าปุ้มอยู่ในพายใช่ไหม เมื่อกี้ในระหว่างนั้นพี่จ๋า ก็ได้รับการติดต่อเช่นเดียวกัน เหตุนี้เกิดขึ้นมาประมาณ","language":"th","start":3454.27,"end":3471.91,"speakerId":0},{"text":"2 เดือนก็คือตั้งแต่ก่อนเมษาก่อนสงกรานต์แป๊บเดียวค่ะ แล้วก็ระหว่างนี้เนี่ยผึ้งก็ได้มีการเจรจากับผู้ใหญ่ว่ามันเรื่องเล็กมากเลยนะแต่มันแค่มันเกิดความผิดพลาดเต็มบนความไม่เข้าใจ ปัจจุบันเอ็มไพร์ รวมถึงเป็นเพิ่งโฟร์ซีเรียสอะค่ะ ไม่ 3 ารถทํางานกับ การประชาชนได้อีกแล้วนะคะ","language":"th","start":3473.35,"end":3491.79,"speakerId":0},{"text":"เพราะว่าภายในองค์กรก็คือแฟลตเราแรงมาก แต่ด้วยความสัมพันธ์ที่ดีก็ทําบอร์ดของการไฟฟ้าส่วนภูมิภาค รวมถึงซีอีโอท่าน ปัจจุบันก็คือท่านผู้ว่าเนี่ยค่ะ ท่านก็ให้ความกรุณาบอกว่า เอ่อ ก็","language":"th","start":3492.87,"end":3508.47,"speakerId":0},{"text":"คิดว่า การโอนครั้งนี้ น่าจะทําให้เอ็นไพร์สกับมันมีชื่อเสียงดีเหมือนเดิม แล้วก็พูดก็ได้แจ้งไปว่าบอร์ดชุดใหม่ของเอ็มไพร์ รวมถึงคณะกรรม การชุดใหม่ เออ ขับรถพลังซีอีโอ แล้วก็ทีมงานเนี่ยวันเนี้ยเนี่ย เพิ่งเข้ามารับตําแหน่งเมื่อวันที่ 5 มีนา 25682569","language":"th","start":3508.87,"end":3523.71,"speakerId":0},{"text":"เรื่องก่อนหน้านี้เราไม่เคยรับทราบเลย เราไม่เคยมีคนอื่นแล้วก็เพื่อนชื่อเสียงของท่านประธานก่อน รวมถึงอุ้มเองเนี่ยก็มีการหาบริการอย่างละมุนละม่อม เพราะฉะนั้นการส่งมอบที่เนี้ยก็จะทําให้ยุติขึ้นทุกเรื่อง","language":"th","start":3527.83,"end":3543.0299999999997,"speakerId":0},{"text":"ถ้าดูแต่ในนี้","language":"th","start":3544.83,"end":3545.59,"speakerId":4},{"text":"คือเราเคยทําหนังสือ","language":"th","start":3545.5899999999997,"end":3546.5099999999998,"speakerId":2},{"text":"บอกเค้าแล้วว่าเราจะให้อีกแบบนึง","language":"th","start":3546.71,"end":3548.63,"speakerId":4},{"text":"ค่ะ","language":"th","start":3548.95,"end":3549.1099999999997,"speakerId":2},{"text":"เค้าก็เลยทวงถามมา","language":"th","start":3549.27,"end":3550.39,"speakerId":4},{"text":"ค่ะ ไม่อันนี้พิมพ์เลื่อนเรื่องนี้มันเบสิคเพราะดูไทม์ไลน์อันนี้ต้องต้องขอบคุณท่านซีอีโอด้วยนะฮะ ที่อธิบายแล้วก็ที่","language":"th","start":3550.6299999999997,"end":3558.3099999999995,"speakerId":2},{"text":"ช่วยดูแลแก้ไขเรื่องเก่าเก่า ซึ่งจริงจริงมันคงป๊อปอัพเข้ามาเรื่อยเรื่อย เพราะวันนี้เราเข้ามา ก็ประมาณเราก็มาเก็บกวาด พอเจออะไรอย่างเงี้ย ก็ก็เก็บกวาดทีละเรื่องนะฮะ ตอนนี้ก็อันนี้ก็เป็นอีกหนึ่งเรื่องนึง ซึ่งถ้าสมมติจบได้ก็ดี จริงจริงมันไม่เป็นเรื่องใหญ่อะไรหรอกค่ะ","language":"th","start":3558.6299999999997,"end":3575.1099999999997,"speakerId":2},{"text":"ที่ดินเราก็ซื้อไว้แล้วแต่เราไม่ทําส่งนะฮะ อันนี้ก็ขออนุมัติบอกทุกท่านให้อนุมัติในการโอนกรรมสิทธิ์นะฮะครับ 5 กว่าหุ้นน้อยมาก 5 บาทเนี่ยไม่รู้","language":"th","start":3575.43,"end":3587.43,"speakerId":2},{"text":"นิดเดียว","language":"th","start":3587.99,"end":3588.39,"speakerId":0},{"text":"แล้วนั่น 5 วันครับ ที่ปักเสาร์นั่นแหละอะนะครับ ก็ถือว่า","language":"th","start":3588.6699999999996,"end":3594.99,"speakerId":2},{"text":"ที่ประชุมอนุมัตินะครับ อนุมัติตอนเนี่ยครับ ขอให้ถัดไปเลยครับ","language":"th","start":3595.5099999999998,"end":3604.74,"speakerId":2},{"text":"ถัดไปนะคะ","language":"th","start":3605.2999999999997,"end":3605.9799999999996,"speakerId":1},{"text":"าที่42นะคะ เป็นพิจารณาอนุมัติธุรกรรมการลงทุนในนามบริษัทเมดิก้า แอสเสท จํากัดนะคะ อยากเชิญ","language":"th","start":3608.5,"end":3610.26,"speakerId":5},{"text":"E","language":"th","start":3618.35,"end":3618.39,"speakerId":4},{"text":"ดํานี้นะคะ เป็นธุรกรรมที่เรานะคะเคยเข้าบอกนะคะว่าอาจารย์จํานวนครั้งไม่ได้หรอกค่ะว่า จะมีการขอความเงินมัดจํานะคะ ถ้า15หลังนะคะ แล้วก็เราได้ที่จะนะครับ นําเสนอเข้าไปในบอร์ดเงินทุน","language":"th","start":3621.75,"end":3632.19,"speakerId":1},{"text":"มั้ยล่ะคะ คือโดยสรุปอะครับ เราเคยมีงานขออะครับ อนุมัติเมื่อเดือนศึกษาแล้วก็เพื่อวางมัดจํา ตอนนั้นบอร์ดบอกว่าให้ไปถามคณะกรรมการการลงทุนละกัน แล้วถ้าเกิดจะวางมัดจําเนี่ยขออย่างเดียวว่าต้องไม่มีความเ 4 ยงกับเงินที่","language":"th","start":3639.1499999999996,"end":3652.5499999999997,"speakerId":4},{"text":"วางไปซ่อมดิ ฟอร์เท่าเบอร์","language":"th","start":3657.43,"end":3658.27,"speakerId":2},{"text":"เต็มเบอร์ แล้วก็ต้องมีพูดเรื่องต้องเวลาทวงเงินต้องไม่ฟังคืนอ่ะ ใช่ครับ ก็เลยเป็นท่าบอร์ดลงทุนนะครับ แล้วพอเข้าบอร์ดลงทุนเนี่ย โดยสรุปประมาณ 5.5 ล้านไปเนี่ย สิ่งที่","language":"th","start":3658.6699999999996,"end":3669.7899999999995,"speakerId":4},{"text":"ทางบอร์ดลงทุนคอมเมนต์ให้กับทางฝ่ายบริหารไปดําเนินการก็ได้เช็คใบนึง แต่เราเป็นการเพจการันตีเช็กจากผู้ขายอ่ะครับ รวมรวมถึงได้หุ้นของทรัพย์ที่จะซื้อเนี่ยมาจํานํา โดยที่ทางฝ่ายบริหารเนี่ยก็เดิมก็คือเสนอเป็นโอนลอยเนี่ย ถ้าณวันที่จะโอนจริงเนี่ย","language":"th","start":3671.99,"end":3689.75,"speakerId":4},{"text":"แล้วก็เคยสามารถที่ไปโอนที่กรมเค้าเรียกอะไร กระทรวงพาณิชย์ได้ สาเหตุที่เค้าเสนอในโปลอยเค้าก่อนก็เพราะว่าเค้าตั้งใจจะประหยัดค่าธรรมเนียมถัดมาเนี่ย มันก็มีการวางเงินมัดจําอีกก้อนนึง ประมาณ 17","language":"th","start":3690.0699999999997,"end":3705.39,"speakerId":4},{"text":"19 ล้านแล้วก็ทําไม่คาลิสซิ่งปัจจัยเพราะว่าหลักประกันเนี่ยจะถูกจดโอนลอยมาทั้งหมดเนี่ยตั้งแต่เดย์วันนะครับ แล้วก็ได้เช็คใหม่ไปอย่างนั้น ปัจจุบันเนี่ยโดยสรุปแล้วก็มีหลักประกันโดยเช็คจากผู้ขายใบที่หนึ่ง 5.5 ใบที่2 19 แล้วก็หลักประกันก็คือบริษัทที่ถือทรัพย์ทั้งหมด","language":"th","start":3706.31,"end":3708.27,"speakerId":4},{"text":"ซึ่งวันเนี้ยเข้าใจว่าเค้าจะมาขออนุมัติเพื่อซื้อภายใน ถ้าถ้าผมเห็นก็แก้ภายในสิ้นเดือนนี้ โดยโดยที่แมคคานิซึมเนี่ยคือจะวาดซื้อทั้งหมดภายในสิ้นเดือนนี้แต่ term payment บางส่วนเนี่ย","language":"th","start":3724.71,"end":3740.11,"speakerId":4},{"text":"จะทยอยจ่ายคือพูดรายจ่ายง่ายง่ายว่า จะโดนซ้ํามาก่อนนะ ถ้าโอนทรัพย์มาก่อนเนี่ยความเ4 ยงของการไม่ได้ของเนี่ยคงหมด แต่จะทําให้เราอะจะติดหนี้ผู้ขายไอ้บาทแทน","language":"th","start":3740.87,"end":3744.79,"speakerId":4},{"text":"ซึ่งถ้าดูตามนี้","language":"th","start":3753.19,"end":3754.11,"speakerId":2},{"text":"ก็คือจะติดอยู่ประมาณสัก","language":"th","start":3754.1099999999997,"end":3755.3499999999995,"speakerId":4},{"text":"9 ก็ตอนอีก10กว่าล้าน","language":"th","start":3756.19,"end":3757.19,"speakerId":4},{"text":"นะครับ ไม่ไม่อันนี้ผมผมตินิดนึงนะ แต่ชื่อวาระเนี่ยมันพิจารณาอนุมัติทําธุรกรรมการลงทุนในโรบัสอเมริกา แอคเซสเนี่ยค่ะ","language":"th","start":3758.5899999999997,"end":3760.39,"speakerId":2},{"text":"อันนี้แต่ที่พี่แค็ปพูดมาถึงการลงทุนซื้อที่ดินตรงบ่อวิ่งทั้งหมดเลยนะ","language":"th","start":3772.87,"end":3777.5099999999998,"speakerId":2},{"text":"จริงจริงจริง อันนี้มันถืออยู่ อันเดอร์บริษัทชื่อ เมดิก้า แอสเสทอ่า","language":"th","start":3777.5499999999997,"end":3782.1499999999996,"speakerId":4},{"text":"ไม่ไม่ก็ต้องเอาไปเทียร์เรื่องหน่อยครับ เท่านั้นเองนะครับ","language":"th","start":3783.5899999999997,"end":3786.3099999999995,"speakerId":2},{"text":"ก็มีแต่ที่ดิน ไม่ใช่มันมี","language":"th","start":3786.35,"end":3788.79,"speakerId":3},{"text":"ตัวบริษัทมีที่ดินค่ะ","language":"th","start":3788.83,"end":3790.27,"speakerId":1},{"text":"แล้วอาคารที่อยู่ที่นี่เพราะตอนนั้นเราคุยกันเป็นอาคาร","language":"th","start":3790.5899999999997,"end":3793.0299999999997,"speakerId":3},{"text":"อาคารอยู่นี่ชื่อบริษัท","language":"th","start":3793.39,"end":3795.19,"speakerId":1},{"text":"คืออันนี้เป็นการทําดิสรัปเจอร์รี่เพื่อทําให้เราไม่ต้องเสียค่าภาษีเป็นการดําเนินหน้าต่าง เพราะว่าถ้าเรายังไงมันก็แพงก็เลยแยกอาคารใหญ่ที่ดินแล้วก็","language":"th","start":3796.47,"end":3810.1899999999996,"speakerId":0},{"text":"อันที่เป็นสปอร์ต","language":"th","start":3810.6299999999997,"end":3811.6699999999996,"speakerId":3},{"text":"แล้วเวลาทํารายการเนี่ยจะเป็นการซื้อแย่อะค่ะ เพราะฉะนั้นก็อย่างที่ท่านอาจารย์มองดูนะคะ เรื่องของชื่อวาระในการไม่ตรงกับสิ่งที่เดี๋ยวจะมีสินค้า","language":"th","start":3813.43,"end":3823.1099999999997,"speakerId":0},{"text":"เราจะมีของวาระที่มันเกี่ยวเนื่องกันแต่","language":"th","start":3824.5499999999997,"end":3827.5499999999997,"speakerId":1},{"text":"คือตอนแรกคือเราต้องได้เงิน9002 ซึ่งเมเนก้าก็จะถือครองโดยบริษัทเอ็มไทยที่เป็น","language":"th","start":3829.6299999999997,"end":3830.5099999999998,"speakerId":1},{"text":"วาระเดียวครับ","language":"th","start":3836.39,"end":3837.0299999999997,"speakerId":4},{"text":"มันมีวาระเดียว","language":"th","start":3837.31,"end":3837.99,"speakerId":0},{"text":"ขอโทษทีค่ะ","language":"th","start":3840.79,"end":3841.47,"speakerId":1},{"text":"ครับค่ะ","language":"th","start":3841.5099999999998,"end":3841.7499999999995,"speakerId":4},{"text":"ขอท่านมีคุณใส่เป็น 4 ถึง 2.1 อ๋อเนี่ย","language":"th","start":3842.39,"end":3845.6299999999997,"speakerId":0},{"text":"คือไม่แต่เอกสารไม่สอดคล้องกันไง","language":"th","start":3846.87,"end":3849.1099999999997,"speakerId":2},{"text":"ครับ","language":"th","start":3850.0299999999997,"end":3850.2299999999996,"speakerId":1},{"text":"4 จุด 2.1 หนังสือจุด 22 เป็นไงครับเป็นไง","language":"th","start":3851.87,"end":3857.5899999999997,"speakerId":3},{"text":"4 จุด 2.2448 พอหลังจากที่เราคือเราจะเกี่ยวเรื่องการพอ4.2","language":"th","start":3858.79,"end":3859.43,"speakerId":1},{"text":"คือ พอ อนุมัติในส่วนของเฟมินิก้าใช่มั้ยคะ ก็จะอนุมัติเนี่ยให้เมริกาไปซื้ออาคารก็จะเป็น 4.2","language":"th","start":3864.6699999999996,"end":3872.99,"speakerId":1},{"text":"ค่ะ โดยหลักมันก็คือเราไปซื้อ 2 บริษัทบริษัทยังมีที่ดินบริษัทยังมีอาคาร","language":"th","start":3874.1499999999996,"end":3878.7899999999995,"speakerId":4},{"text":"นะครับ แต่เราบริโภคคอมเมกาค่ะ","language":"th","start":3879.1499999999996,"end":3881.0699999999997,"speakerId":1},{"text":"เราซื้อบริษัทที่มีที่ดิน","language":"th","start":3881.27,"end":3882.75,"speakerId":0},{"text":"แล้ว","language":"th","start":3882.99,"end":3883.1099999999997,"speakerId":4},{"text":"เราก็จะ","language":"th","start":3883.6299999999997,"end":3883.95,"speakerId":0},{"text":"คืน 30 ตรงตรงแล้วเราเองมีการเนี่ยไปซื้อ อสังหาริม","language":"th","start":3884.0299999999997,"end":3897.47,"speakerId":0},{"text":"คุณจอยอันนี้น้ําค่ะ พอดีพี่พี่จาประชุมอยู่ค่ะ ใช่ค่ะ","language":"th","start":3908.35,"end":3917.15,"speakerId":0}],"speakerNames":[null,null,null,null,null,null]},"audioOneDriveItem":{"driveId":"b!b5azefF4BUmCZ5GBBo3Kn25YwJhD-M9EoeU5x3wMfnPIcQHun4syQZIufr2GOlWw","itemId":"0154XJAOYMHFTFR7WBOJEYRBBTWH6MFNVJ"}}}</storedTranscription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27A03AAD9813449B40F3C0AD31F956E" ma:contentTypeVersion="11" ma:contentTypeDescription="สร้างเอกสารใหม่" ma:contentTypeScope="" ma:versionID="a088868cbfa92432492acb6c609cbe39">
  <xsd:schema xmlns:xsd="http://www.w3.org/2001/XMLSchema" xmlns:xs="http://www.w3.org/2001/XMLSchema" xmlns:p="http://schemas.microsoft.com/office/2006/metadata/properties" xmlns:ns2="51758d61-9121-4dad-91e9-13c1ee63ee62" xmlns:ns3="b8599459-0429-4769-8f1b-9a0626226863" targetNamespace="http://schemas.microsoft.com/office/2006/metadata/properties" ma:root="true" ma:fieldsID="606a7a78b569328b495ee0db34d8748e" ns2:_="" ns3:_="">
    <xsd:import namespace="51758d61-9121-4dad-91e9-13c1ee63ee62"/>
    <xsd:import namespace="b8599459-0429-4769-8f1b-9a06262268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58d61-9121-4dad-91e9-13c1ee63ee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แท็กรูป" ma:readOnly="false" ma:fieldId="{5cf76f15-5ced-4ddc-b409-7134ff3c332f}" ma:taxonomyMulti="true" ma:sspId="ae5812d5-5651-4591-b69a-f3fa829ca6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99459-0429-4769-8f1b-9a062622686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bbad29d-8a8b-4d40-862e-933f8b958abe}" ma:internalName="TaxCatchAll" ma:showField="CatchAllData" ma:web="b8599459-0429-4769-8f1b-9a06262268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BEC1AF-002F-4FAF-8260-F55F140785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6534D5-A49D-4601-8703-CACAD71EF1D4}">
  <ds:schemaRefs>
    <ds:schemaRef ds:uri="http://schemas.microsoft.com/office/2006/metadata/properties"/>
    <ds:schemaRef ds:uri="http://schemas.microsoft.com/office/infopath/2007/PartnerControls"/>
    <ds:schemaRef ds:uri="51758d61-9121-4dad-91e9-13c1ee63ee62"/>
    <ds:schemaRef ds:uri="b8599459-0429-4769-8f1b-9a0626226863"/>
  </ds:schemaRefs>
</ds:datastoreItem>
</file>

<file path=customXml/itemProps3.xml><?xml version="1.0" encoding="utf-8"?>
<ds:datastoreItem xmlns:ds="http://schemas.openxmlformats.org/officeDocument/2006/customXml" ds:itemID="{E76EEEF7-D1E5-46AF-A074-A099CD866294}">
  <ds:schemaRefs>
    <ds:schemaRef ds:uri="http://schemas.microsoft.com/office/transcription/2022"/>
  </ds:schemaRefs>
</ds:datastoreItem>
</file>

<file path=customXml/itemProps4.xml><?xml version="1.0" encoding="utf-8"?>
<ds:datastoreItem xmlns:ds="http://schemas.openxmlformats.org/officeDocument/2006/customXml" ds:itemID="{F008DCB7-9F52-4B44-B737-BBCFB7458CB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550C0BF-AFA7-41B0-82F0-E17E08EA13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758d61-9121-4dad-91e9-13c1ee63ee62"/>
    <ds:schemaRef ds:uri="b8599459-0429-4769-8f1b-9a06262268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3578</Words>
  <Characters>20397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Prowess</dc:creator>
  <cp:keywords/>
  <dc:description/>
  <cp:lastModifiedBy>Nattapond Kongkreatpreeda</cp:lastModifiedBy>
  <cp:revision>9</cp:revision>
  <cp:lastPrinted>2026-07-18T06:55:00Z</cp:lastPrinted>
  <dcterms:created xsi:type="dcterms:W3CDTF">2026-07-09T08:07:00Z</dcterms:created>
  <dcterms:modified xsi:type="dcterms:W3CDTF">2026-07-18T06:56:00Z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50109a3c-7fa3-48d2-ab13-0f3746c409ab</vt:lpwstr>
  </property>
  <property fmtid="{D5CDD505-2E9C-101B-9397-08002B2CF9AE}" pid="3" name="ContentTypeId">
    <vt:lpwstr>0x010100227A03AAD9813449B40F3C0AD31F956E</vt:lpwstr>
  </property>
  <property fmtid="{D5CDD505-2E9C-101B-9397-08002B2CF9AE}" pid="4" name="MediaServiceImageTags">
    <vt:lpwstr/>
  </property>
</Properties>
</file>